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bookmarkStart w:colFirst="0" w:colLast="0" w:name="_pde9v5rkfi5b" w:id="0"/>
      <w:bookmarkEnd w:id="0"/>
      <w:r w:rsidDel="00000000" w:rsidR="00000000" w:rsidRPr="00000000">
        <w:rPr>
          <w:rtl w:val="0"/>
        </w:rPr>
        <w:t xml:space="preserve">Purview Sensitivity Labels Ingestion V1</w:t>
      </w:r>
    </w:p>
    <w:p w:rsidR="00000000" w:rsidDel="00000000" w:rsidP="00000000" w:rsidRDefault="00000000" w:rsidRPr="00000000" w14:paraId="00000002">
      <w:pPr>
        <w:pStyle w:val="Heading2"/>
        <w:spacing w:after="240" w:before="240" w:lineRule="auto"/>
        <w:rPr/>
      </w:pPr>
      <w:bookmarkStart w:colFirst="0" w:colLast="0" w:name="_o71qx9um6u6g" w:id="1"/>
      <w:bookmarkEnd w:id="1"/>
      <w:r w:rsidDel="00000000" w:rsidR="00000000" w:rsidRPr="00000000">
        <w:rPr>
          <w:rtl w:val="0"/>
        </w:rPr>
        <w:t xml:space="preserve">1. Component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Component Name: </w:t>
      </w:r>
      <w:r w:rsidDel="00000000" w:rsidR="00000000" w:rsidRPr="00000000">
        <w:rPr>
          <w:rtl w:val="0"/>
        </w:rPr>
        <w:t xml:space="preserve">Purview Component V1 Product Record</w:t>
      </w:r>
      <w:r w:rsidDel="00000000" w:rsidR="00000000" w:rsidRPr="00000000">
        <w:rPr>
          <w:b w:val="1"/>
          <w:bCs w:val="1"/>
          <w:rtl w:val="0"/>
        </w:rPr>
        <w:br w:type="textWrapping"/>
        <w:t xml:space="preserve">Document Owner: Loren </w:t>
      </w:r>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Last updated with final V1 dev state Feb 21st.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Projects Using This Component:</w:t>
      </w:r>
    </w:p>
    <w:p w:rsidR="00000000" w:rsidDel="00000000" w:rsidP="00000000" w:rsidRDefault="00000000" w:rsidRPr="00000000" w14:paraId="00000005">
      <w:pPr>
        <w:spacing w:after="240" w:before="240" w:lineRule="auto"/>
        <w:rPr/>
      </w:pPr>
      <w:hyperlink r:id="rId7">
        <w:r w:rsidDel="00000000" w:rsidR="00000000" w:rsidRPr="00000000">
          <w:rPr>
            <w:color w:val="1155cc"/>
            <w:u w:val="single"/>
            <w:rtl w:val="0"/>
          </w:rPr>
          <w:t xml:space="preserve">Policy Assignment Rules</w:t>
        </w:r>
      </w:hyperlink>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rPr/>
      </w:pPr>
      <w:bookmarkStart w:colFirst="0" w:colLast="0" w:name="_h6hrnf1t8vjr" w:id="2"/>
      <w:bookmarkEnd w:id="2"/>
      <w:r w:rsidDel="00000000" w:rsidR="00000000" w:rsidRPr="00000000">
        <w:rPr>
          <w:rtl w:val="0"/>
        </w:rPr>
        <w:t xml:space="preserve">Table of Contents</w:t>
      </w:r>
    </w:p>
    <w:sdt>
      <w:sdtPr>
        <w:id w:val="458776346"/>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71qx9um6u6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Component Details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hrnf1t8v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uw9fvanpt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Design Clarifications (Q&amp;A)</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s0dlwig7w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Behavior &amp; Logic</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1cppxmuqb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Overview</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r8vg32vk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Sensitivity Labels are an Optional Metadata Signal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xq6p52fo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Sensitivity Labels Capture Occurs Only at File Metadata Ingestion Boundaries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9da376wy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Purview Sensitivity Labels Enters the Platform Through Three Distinct Ingestion Paths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54ghua51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Mail Flow Ingestion Behavior</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3rkqdtla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Direct File Metadata Ingestion Behavior</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cya2ongt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SharePoint Connector In-Place Ingestion Behavior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40hcq47i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Authority and Trust Boundary for Sensitivity Labels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goauakrb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Use of Classification in Policy Assignment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q0jq6vrs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Sensitivity Label Representation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f3o5d0xt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Audit Recording Behavior</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64gl7v35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Sensitivity Label Name Resolution Prerequisite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yg8hdrnse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Edge Cases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r78crhzr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File Ingested Through Different Ingestion Paths or SharePoint Connector Events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df4x4qr4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SharePoint Connector In-Place Re-Sharing of the Same File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62oyorse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External File Carrying Purview Sensitivity Label Metadata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nudoofok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File Labeled After Initial Ingestion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js3jiexj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Limitations &amp; Constraints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14cosbm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No Duplicate File Recognition (Classification Compounds This Limitation)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apq1te9s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External Purview Labels Are Not Recognized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10vyrbr0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No Interpretation of Label Configuration or Semantics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p0fa5ff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Classification Does Not Drive Enforcement Independently</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famghoi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Technical Flows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o6dz5zmx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Purview in Mail - Flow &amp; Dependencies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nxiuthry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Direct File Metadata Ingestion - Flow &amp; Dependencies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mghxzh5f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Sharepoint Connector In-Place Model -Flow &amp; Dependencies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chkmlrny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Protection Labels Taxonomy Prerequisite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v1ieljwj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Data Behavior (Shared Across All Ingestion Types)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hg7vqeylc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 UI Behavior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mpryc1fpo9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 Platform Impact &amp; Dependencies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28aoj9mdc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8.1 Dependencies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v55376xb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Services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q58jxrtk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Assignment Rules (PAR)</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uaoah8se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Platform Impact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gqpnkow5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Backwards Compatibility</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zidoeizym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 Future Versions Plans at Release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mctxy6qf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 of Purview Sensitivity Labels Ingestion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0991ino4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Purview DLP Rules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after="120" w:lineRule="auto"/>
        <w:rPr/>
      </w:pPr>
      <w:bookmarkStart w:colFirst="0" w:colLast="0" w:name="_6lipaoi7u8c6" w:id="3"/>
      <w:bookmarkEnd w:id="3"/>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spacing w:after="120" w:lineRule="auto"/>
        <w:rPr/>
      </w:pPr>
      <w:bookmarkStart w:colFirst="0" w:colLast="0" w:name="_4ds0dlwig7wm" w:id="4"/>
      <w:bookmarkEnd w:id="4"/>
      <w:r w:rsidDel="00000000" w:rsidR="00000000" w:rsidRPr="00000000">
        <w:rPr>
          <w:rtl w:val="0"/>
        </w:rPr>
        <w:t xml:space="preserve">3. Behavior &amp; Logic </w:t>
      </w:r>
    </w:p>
    <w:p w:rsidR="00000000" w:rsidDel="00000000" w:rsidP="00000000" w:rsidRDefault="00000000" w:rsidRPr="00000000" w14:paraId="00000036">
      <w:pPr>
        <w:pStyle w:val="Heading3"/>
        <w:rPr/>
      </w:pPr>
      <w:bookmarkStart w:colFirst="0" w:colLast="0" w:name="_l41cppxmuqb8" w:id="5"/>
      <w:bookmarkEnd w:id="5"/>
      <w:r w:rsidDel="00000000" w:rsidR="00000000" w:rsidRPr="00000000">
        <w:rPr>
          <w:rtl w:val="0"/>
        </w:rPr>
        <w:t xml:space="preserve">3.1 Overview</w:t>
      </w:r>
    </w:p>
    <w:p w:rsidR="00000000" w:rsidDel="00000000" w:rsidP="00000000" w:rsidRDefault="00000000" w:rsidRPr="00000000" w14:paraId="00000037">
      <w:pPr>
        <w:spacing w:after="240" w:before="240" w:lineRule="auto"/>
        <w:rPr/>
      </w:pPr>
      <w:r w:rsidDel="00000000" w:rsidR="00000000" w:rsidRPr="00000000">
        <w:rPr>
          <w:rtl w:val="0"/>
        </w:rPr>
        <w:t xml:space="preserve">SpecterX Purview Integration V1 is a lightweight component designed to capture Microsoft Purview sensitivity labels when they are present during file sharing activity. To enable this feature, a required administrative step is the one-time import of the Purview Label Taxonomy via the SpecterX web app admin panes. This process enables SpecterX to resolve the labels Unique IDs to their human-readable display names, and identify them as originating from the customer framework.</w:t>
      </w:r>
    </w:p>
    <w:p w:rsidR="00000000" w:rsidDel="00000000" w:rsidP="00000000" w:rsidRDefault="00000000" w:rsidRPr="00000000" w14:paraId="00000038">
      <w:pPr>
        <w:spacing w:after="240" w:before="240" w:lineRule="auto"/>
        <w:rPr/>
      </w:pPr>
      <w:r w:rsidDel="00000000" w:rsidR="00000000" w:rsidRPr="00000000">
        <w:rPr>
          <w:rtl w:val="0"/>
        </w:rPr>
        <w:t xml:space="preserve">The purpose of this component is to introduce sensitivity labels as an additional metadata signal that can inform policy assignment and blocking decisions through Policy Assignment Rules. When present, this Sensitivity Label metadata is also recorded in SpecterX audit logs as part of the share and enforcement record.</w:t>
      </w:r>
    </w:p>
    <w:p w:rsidR="00000000" w:rsidDel="00000000" w:rsidP="00000000" w:rsidRDefault="00000000" w:rsidRPr="00000000" w14:paraId="00000039">
      <w:pPr>
        <w:spacing w:after="240" w:before="240" w:lineRule="auto"/>
        <w:rPr/>
      </w:pPr>
      <w:r w:rsidDel="00000000" w:rsidR="00000000" w:rsidRPr="00000000">
        <w:rPr>
          <w:rtl w:val="0"/>
        </w:rPr>
        <w:t xml:space="preserve">This component does not enforce policy directly, does not initiate Sensitivity Label scans, and does not interpret label configuration or semantics. Its responsibility is limited to observing, capturing, and exposing Sensitivity Label information at the moment it becomes available through supported ingestion paths.</w:t>
      </w:r>
    </w:p>
    <w:p w:rsidR="00000000" w:rsidDel="00000000" w:rsidP="00000000" w:rsidRDefault="00000000" w:rsidRPr="00000000" w14:paraId="0000003A">
      <w:pPr>
        <w:spacing w:after="240" w:before="240" w:lineRule="auto"/>
        <w:rPr/>
      </w:pPr>
      <w:r w:rsidDel="00000000" w:rsidR="00000000" w:rsidRPr="00000000">
        <w:rPr>
          <w:rtl w:val="0"/>
        </w:rPr>
        <w:t xml:space="preserve">Sensitivity labels are optional. SpecterX acknowledges and records sensitivity labels only when they are present. The absence of sensitivity labels does not introduce a default state and does not alter platform behavior.</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2nr8vg32vkd4" w:id="6"/>
      <w:bookmarkEnd w:id="6"/>
      <w:r w:rsidDel="00000000" w:rsidR="00000000" w:rsidRPr="00000000">
        <w:rPr>
          <w:rtl w:val="0"/>
        </w:rPr>
        <w:t xml:space="preserve">3.1 Sensitivity Labels are an Optional Metadata Signal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Sensitivity labels are optional and acknowledged only when they exist.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40">
      <w:pPr>
        <w:numPr>
          <w:ilvl w:val="0"/>
          <w:numId w:val="23"/>
        </w:numPr>
        <w:spacing w:after="0" w:afterAutospacing="0" w:before="240" w:lineRule="auto"/>
        <w:ind w:left="720" w:hanging="360"/>
      </w:pPr>
      <w:r w:rsidDel="00000000" w:rsidR="00000000" w:rsidRPr="00000000">
        <w:rPr>
          <w:rtl w:val="0"/>
        </w:rPr>
        <w:t xml:space="preserve">SpecterX does not require Purview </w:t>
      </w:r>
      <w:r w:rsidDel="00000000" w:rsidR="00000000" w:rsidRPr="00000000">
        <w:rPr>
          <w:rtl w:val="0"/>
        </w:rPr>
        <w:t xml:space="preserve">sensitivity </w:t>
      </w:r>
      <w:r w:rsidDel="00000000" w:rsidR="00000000" w:rsidRPr="00000000">
        <w:rPr>
          <w:rtl w:val="0"/>
        </w:rPr>
        <w:t xml:space="preserve">labels to proceed with sharing workflows.</w:t>
      </w:r>
    </w:p>
    <w:p w:rsidR="00000000" w:rsidDel="00000000" w:rsidP="00000000" w:rsidRDefault="00000000" w:rsidRPr="00000000" w14:paraId="00000041">
      <w:pPr>
        <w:numPr>
          <w:ilvl w:val="0"/>
          <w:numId w:val="23"/>
        </w:numPr>
        <w:spacing w:after="0" w:afterAutospacing="0" w:before="0" w:beforeAutospacing="0" w:lineRule="auto"/>
        <w:ind w:left="720" w:hanging="360"/>
      </w:pPr>
      <w:r w:rsidDel="00000000" w:rsidR="00000000" w:rsidRPr="00000000">
        <w:rPr>
          <w:rtl w:val="0"/>
        </w:rPr>
        <w:t xml:space="preserve">SpecterX does not create, infer, or apply a default classification value.</w:t>
      </w:r>
    </w:p>
    <w:p w:rsidR="00000000" w:rsidDel="00000000" w:rsidP="00000000" w:rsidRDefault="00000000" w:rsidRPr="00000000" w14:paraId="00000042">
      <w:pPr>
        <w:numPr>
          <w:ilvl w:val="0"/>
          <w:numId w:val="23"/>
        </w:numPr>
        <w:spacing w:after="0" w:afterAutospacing="0" w:before="0" w:beforeAutospacing="0" w:lineRule="auto"/>
        <w:ind w:left="720" w:hanging="360"/>
      </w:pPr>
      <w:r w:rsidDel="00000000" w:rsidR="00000000" w:rsidRPr="00000000">
        <w:rPr>
          <w:rtl w:val="0"/>
        </w:rPr>
        <w:t xml:space="preserve">If sensitivity labels are not available, nothing is added to the shared metadata for classification.</w:t>
      </w:r>
    </w:p>
    <w:p w:rsidR="00000000" w:rsidDel="00000000" w:rsidP="00000000" w:rsidRDefault="00000000" w:rsidRPr="00000000" w14:paraId="00000043">
      <w:pPr>
        <w:numPr>
          <w:ilvl w:val="0"/>
          <w:numId w:val="23"/>
        </w:numPr>
        <w:spacing w:after="0" w:afterAutospacing="0" w:before="0" w:beforeAutospacing="0" w:lineRule="auto"/>
        <w:ind w:left="720" w:hanging="360"/>
      </w:pPr>
      <w:r w:rsidDel="00000000" w:rsidR="00000000" w:rsidRPr="00000000">
        <w:rPr>
          <w:rtl w:val="0"/>
        </w:rPr>
        <w:t xml:space="preserve">The absence of classification cannot be used as a condition in Policy Assignment Rules to invoke an action.</w:t>
      </w:r>
    </w:p>
    <w:p w:rsidR="00000000" w:rsidDel="00000000" w:rsidP="00000000" w:rsidRDefault="00000000" w:rsidRPr="00000000" w14:paraId="00000044">
      <w:pPr>
        <w:numPr>
          <w:ilvl w:val="0"/>
          <w:numId w:val="23"/>
        </w:numPr>
        <w:spacing w:after="240" w:before="0" w:beforeAutospacing="0" w:lineRule="auto"/>
        <w:ind w:left="720" w:hanging="360"/>
      </w:pPr>
      <w:r w:rsidDel="00000000" w:rsidR="00000000" w:rsidRPr="00000000">
        <w:rPr>
          <w:rtl w:val="0"/>
        </w:rPr>
        <w:t xml:space="preserve">Classification functions only as additive context when present.</w:t>
        <w:br w:type="textWrapping"/>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2uxq6p52foqv" w:id="7"/>
      <w:bookmarkEnd w:id="7"/>
      <w:r w:rsidDel="00000000" w:rsidR="00000000" w:rsidRPr="00000000">
        <w:rPr>
          <w:rtl w:val="0"/>
        </w:rPr>
        <w:t xml:space="preserve">3.2 Sensitivity Labels Capture Occurs Only at File Metadata Ingestion Boundaries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Purview Sensitivity Label capture is tied to the moment SpecterX first ingests file metadata for a file through a supported path, not to every share-related action.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Sensitivity Labels</w:t>
      </w:r>
      <w:r w:rsidDel="00000000" w:rsidR="00000000" w:rsidRPr="00000000">
        <w:rPr>
          <w:rtl w:val="0"/>
        </w:rPr>
        <w:t xml:space="preserve"> are captured when SpecterX ingests a file’s metadata into its control plane through a supported ingestion path.</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Share-related actions that operate on an already-ingested file (for example, adding recipients later) do not trigger new Sensitivity Label capture.</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SpecterX does not refresh, re-check, or re-evaluate Sensitivity Labels outside of these ingestion boundaries.</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Classification represents a point-in-time observation aligned to when SpecterX first observes that file’s metadata.</w:t>
        <w:br w:type="textWrapping"/>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9b9da376wyvu" w:id="8"/>
      <w:bookmarkEnd w:id="8"/>
      <w:r w:rsidDel="00000000" w:rsidR="00000000" w:rsidRPr="00000000">
        <w:rPr>
          <w:rtl w:val="0"/>
        </w:rPr>
        <w:t xml:space="preserve">3.3 Purview Sensitivity Labels Enters the Platform Through Three Distinct Ingestion Paths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Purview Sensitivity Labels are ingested in three distinct ways, and the platform must treat them as intentionally different sources of observed Sensitivity Labels.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rtl w:val="0"/>
        </w:rPr>
        <w:t xml:space="preserve">Each ingestion path reflects how Sensitivity Labels are surfaced by the underlying system at the time SpecterX receives file/share metadata.</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These paths are not interchangeable and must not be assumed to behave identically.</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Policy evaluation and audit recording rely on classification as observed via the applicable path.</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 three ingestion paths are:</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Fonts w:ascii="Nova Mono" w:cs="Nova Mono" w:eastAsia="Nova Mono" w:hAnsi="Nova Mono"/>
          <w:rtl w:val="0"/>
        </w:rPr>
        <w:t xml:space="preserve">Mail flow ingestion (Exchange Transport Rule → mail metadata → SpecterX mailflow)</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Direct file metadata ingestion (file-level metadata available at the point SpecterX ingests the file metadata)</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SharePoint Connector ingestion in the in-place model (SharePoint-supplied metadata package provided with the connector share flow)</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qf54ghua51ea" w:id="9"/>
      <w:bookmarkEnd w:id="9"/>
      <w:commentRangeStart w:id="0"/>
      <w:r w:rsidDel="00000000" w:rsidR="00000000" w:rsidRPr="00000000">
        <w:rPr>
          <w:rtl w:val="0"/>
        </w:rPr>
        <w:t xml:space="preserve">3.4 Mail Flow Ingestion Behavior</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In mail flows, Sensitivity Labels are observed from email headers and attachments during SpecterX mail processing.</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5C">
      <w:pPr>
        <w:numPr>
          <w:ilvl w:val="0"/>
          <w:numId w:val="29"/>
        </w:numPr>
        <w:spacing w:after="0" w:afterAutospacing="0" w:before="240" w:lineRule="auto"/>
        <w:ind w:left="720" w:hanging="360"/>
      </w:pPr>
      <w:r w:rsidDel="00000000" w:rsidR="00000000" w:rsidRPr="00000000">
        <w:rPr>
          <w:rtl w:val="0"/>
        </w:rPr>
        <w:t xml:space="preserve">SpecterX evaluates the email headers and attachment metadata during mail processing to identify Purview Sensitivity Labels.</w:t>
      </w:r>
      <w:r w:rsidDel="00000000" w:rsidR="00000000" w:rsidRPr="00000000">
        <w:rPr>
          <w:rtl w:val="0"/>
        </w:rPr>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SpecterX captures Sensitivity Labels from the mail flow and associates it to the relevant share record.</w:t>
      </w:r>
    </w:p>
    <w:p w:rsidR="00000000" w:rsidDel="00000000" w:rsidP="00000000" w:rsidRDefault="00000000" w:rsidRPr="00000000" w14:paraId="0000005E">
      <w:pPr>
        <w:numPr>
          <w:ilvl w:val="0"/>
          <w:numId w:val="29"/>
        </w:numPr>
        <w:spacing w:after="0" w:afterAutospacing="0" w:before="0" w:beforeAutospacing="0" w:lineRule="auto"/>
        <w:ind w:left="720" w:hanging="360"/>
      </w:pPr>
      <w:r w:rsidDel="00000000" w:rsidR="00000000" w:rsidRPr="00000000">
        <w:rPr>
          <w:rtl w:val="0"/>
        </w:rPr>
        <w:t xml:space="preserve">SpecterX does not perform attachment inspection to derive classification in this path.</w:t>
      </w:r>
    </w:p>
    <w:p w:rsidR="00000000" w:rsidDel="00000000" w:rsidP="00000000" w:rsidRDefault="00000000" w:rsidRPr="00000000" w14:paraId="0000005F">
      <w:pPr>
        <w:numPr>
          <w:ilvl w:val="0"/>
          <w:numId w:val="29"/>
        </w:numPr>
        <w:spacing w:after="240" w:before="0" w:beforeAutospacing="0" w:lineRule="auto"/>
        <w:ind w:left="720" w:hanging="360"/>
      </w:pPr>
      <w:r w:rsidDel="00000000" w:rsidR="00000000" w:rsidRPr="00000000">
        <w:rPr>
          <w:rtl w:val="0"/>
        </w:rPr>
        <w:t xml:space="preserve">Classification reflects the state observed during the mail transaction.</w:t>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2e3rkqdtla9v" w:id="10"/>
      <w:bookmarkEnd w:id="10"/>
      <w:r w:rsidDel="00000000" w:rsidR="00000000" w:rsidRPr="00000000">
        <w:rPr>
          <w:rtl w:val="0"/>
        </w:rPr>
        <w:t xml:space="preserve">3.5 Direct File Metadata Ingestion Behavior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In direct file-sharing flows, Sensitivity Labels are observed from file-level metadata at the moment SpecterX ingests the file metadata.</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64">
      <w:pPr>
        <w:numPr>
          <w:ilvl w:val="0"/>
          <w:numId w:val="31"/>
        </w:numPr>
        <w:spacing w:after="0" w:afterAutospacing="0" w:before="240" w:lineRule="auto"/>
        <w:ind w:left="720" w:hanging="360"/>
      </w:pPr>
      <w:r w:rsidDel="00000000" w:rsidR="00000000" w:rsidRPr="00000000">
        <w:rPr>
          <w:rtl w:val="0"/>
        </w:rPr>
        <w:t xml:space="preserve">SpecterX reads Sensitivity Labels from the file’s metadata when the file metadata is ingested into SpecterX control.</w:t>
      </w:r>
    </w:p>
    <w:p w:rsidR="00000000" w:rsidDel="00000000" w:rsidP="00000000" w:rsidRDefault="00000000" w:rsidRPr="00000000" w14:paraId="00000065">
      <w:pPr>
        <w:numPr>
          <w:ilvl w:val="0"/>
          <w:numId w:val="31"/>
        </w:numPr>
        <w:spacing w:after="0" w:afterAutospacing="0" w:before="0" w:beforeAutospacing="0" w:lineRule="auto"/>
        <w:ind w:left="720" w:hanging="360"/>
      </w:pPr>
      <w:r w:rsidDel="00000000" w:rsidR="00000000" w:rsidRPr="00000000">
        <w:rPr>
          <w:rtl w:val="0"/>
        </w:rPr>
        <w:t xml:space="preserve">SpecterX does not initiate scanning or request the Sensitivity Label if it is not present.</w:t>
      </w:r>
    </w:p>
    <w:p w:rsidR="00000000" w:rsidDel="00000000" w:rsidP="00000000" w:rsidRDefault="00000000" w:rsidRPr="00000000" w14:paraId="00000066">
      <w:pPr>
        <w:numPr>
          <w:ilvl w:val="0"/>
          <w:numId w:val="31"/>
        </w:numPr>
        <w:spacing w:after="240" w:before="0" w:beforeAutospacing="0" w:lineRule="auto"/>
        <w:ind w:left="720" w:hanging="360"/>
      </w:pPr>
      <w:r w:rsidDel="00000000" w:rsidR="00000000" w:rsidRPr="00000000">
        <w:rPr>
          <w:rtl w:val="0"/>
        </w:rPr>
        <w:t xml:space="preserve">Classification reflects the file’s state at the time of metadata ingestion.</w:t>
        <w:br w:type="textWrapping"/>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t1cya2ongt67" w:id="11"/>
      <w:bookmarkEnd w:id="11"/>
      <w:r w:rsidDel="00000000" w:rsidR="00000000" w:rsidRPr="00000000">
        <w:rPr>
          <w:rtl w:val="0"/>
        </w:rPr>
        <w:t xml:space="preserve">3.6 SharePoint Connector In-Place Ingestion Behavior</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In the SharePoint Connector in-place model, Sensitivity Labels are observed from SharePoint-supplied file metadata delivered with the connector share flow.</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6B">
      <w:pPr>
        <w:numPr>
          <w:ilvl w:val="0"/>
          <w:numId w:val="37"/>
        </w:numPr>
        <w:spacing w:after="0" w:afterAutospacing="0" w:before="240" w:lineRule="auto"/>
        <w:ind w:left="720" w:hanging="360"/>
      </w:pPr>
      <w:r w:rsidDel="00000000" w:rsidR="00000000" w:rsidRPr="00000000">
        <w:rPr>
          <w:rtl w:val="0"/>
        </w:rPr>
        <w:t xml:space="preserve">SharePoint provides a file metadata package through the connector path; the Sensitivity Label is captured from that metadata.</w:t>
      </w:r>
    </w:p>
    <w:p w:rsidR="00000000" w:rsidDel="00000000" w:rsidP="00000000" w:rsidRDefault="00000000" w:rsidRPr="00000000" w14:paraId="0000006C">
      <w:pPr>
        <w:numPr>
          <w:ilvl w:val="0"/>
          <w:numId w:val="37"/>
        </w:numPr>
        <w:spacing w:after="0" w:afterAutospacing="0" w:before="0" w:beforeAutospacing="0" w:lineRule="auto"/>
        <w:ind w:left="720" w:hanging="360"/>
      </w:pPr>
      <w:r w:rsidDel="00000000" w:rsidR="00000000" w:rsidRPr="00000000">
        <w:rPr>
          <w:rtl w:val="0"/>
        </w:rPr>
        <w:t xml:space="preserve">SpecterX does not extract the Sensitivity Label from the file binary in this model.</w:t>
      </w:r>
    </w:p>
    <w:p w:rsidR="00000000" w:rsidDel="00000000" w:rsidP="00000000" w:rsidRDefault="00000000" w:rsidRPr="00000000" w14:paraId="0000006D">
      <w:pPr>
        <w:numPr>
          <w:ilvl w:val="0"/>
          <w:numId w:val="37"/>
        </w:numPr>
        <w:spacing w:after="0" w:afterAutospacing="0" w:before="0" w:beforeAutospacing="0" w:lineRule="auto"/>
        <w:ind w:left="720" w:hanging="360"/>
      </w:pPr>
      <w:r w:rsidDel="00000000" w:rsidR="00000000" w:rsidRPr="00000000">
        <w:rPr>
          <w:rtl w:val="0"/>
        </w:rPr>
        <w:t xml:space="preserve">Classification represents SpecterX’s authoritative view for that connector-provided metadata event.</w:t>
      </w:r>
    </w:p>
    <w:p w:rsidR="00000000" w:rsidDel="00000000" w:rsidP="00000000" w:rsidRDefault="00000000" w:rsidRPr="00000000" w14:paraId="0000006E">
      <w:pPr>
        <w:numPr>
          <w:ilvl w:val="0"/>
          <w:numId w:val="37"/>
        </w:numPr>
        <w:spacing w:after="240" w:before="0" w:beforeAutospacing="0" w:lineRule="auto"/>
        <w:ind w:left="720" w:hanging="360"/>
      </w:pPr>
      <w:r w:rsidDel="00000000" w:rsidR="00000000" w:rsidRPr="00000000">
        <w:rPr>
          <w:rtl w:val="0"/>
        </w:rPr>
        <w:t xml:space="preserve">(Assumption for V1) The Sensitivity Label is read as supplied on each new SharePoint connector share flow where SharePoint provides the metadata package.</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rPr/>
      </w:pPr>
      <w:bookmarkStart w:colFirst="0" w:colLast="0" w:name="_9b40hcq47ifc" w:id="12"/>
      <w:bookmarkEnd w:id="12"/>
      <w:r w:rsidDel="00000000" w:rsidR="00000000" w:rsidRPr="00000000">
        <w:rPr>
          <w:rtl w:val="0"/>
        </w:rPr>
        <w:t xml:space="preserve">3.7 Authority and Trust Boundary for Sensitivity Labels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Only Sensitivity Labels applied by the governing organization’s integrated Purview tenant are recognized as authoritative.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Supporting rules:</w:t>
      </w:r>
      <w:r w:rsidDel="00000000" w:rsidR="00000000" w:rsidRPr="00000000">
        <w:rPr>
          <w:rtl w:val="0"/>
        </w:rPr>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rtl w:val="0"/>
        </w:rPr>
        <w:t xml:space="preserve">Sensitivity Labels</w:t>
      </w:r>
      <w:r w:rsidDel="00000000" w:rsidR="00000000" w:rsidRPr="00000000">
        <w:rPr>
          <w:rtl w:val="0"/>
        </w:rPr>
        <w:t xml:space="preserve"> originating from the integrated tenant are treated as valid input for policy evaluation and audit recording.</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Purview metadata originating from external organizations is ignored.</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External files cannot introduce trusted Sensitivity Labels signals into SpecterX via file-level metadata ingestion paths.</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This trust boundary applies consistently across all ingestion paths.</w:t>
        <w:br w:type="textWrapping"/>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pPr>
      <w:bookmarkStart w:colFirst="0" w:colLast="0" w:name="_3tgoauakrbo6" w:id="13"/>
      <w:bookmarkEnd w:id="13"/>
      <w:r w:rsidDel="00000000" w:rsidR="00000000" w:rsidRPr="00000000">
        <w:rPr>
          <w:rtl w:val="0"/>
        </w:rPr>
        <w:t xml:space="preserve">3.8 Use of Classification in Policy Assignment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Core idea:</w:t>
      </w:r>
      <w:r w:rsidDel="00000000" w:rsidR="00000000" w:rsidRPr="00000000">
        <w:rPr>
          <w:rtl w:val="0"/>
        </w:rPr>
        <w:t xml:space="preserve"> Classification is an optional contextual input to Policy Assignment Rules.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Administrators associate SpecterX policies to Purview labels by referencing the Sensitivity Label</w:t>
      </w:r>
      <w:r w:rsidDel="00000000" w:rsidR="00000000" w:rsidRPr="00000000">
        <w:rPr>
          <w:rtl w:val="0"/>
        </w:rPr>
        <w:t xml:space="preserve"> name</w:t>
      </w:r>
      <w:r w:rsidDel="00000000" w:rsidR="00000000" w:rsidRPr="00000000">
        <w:rPr>
          <w:rtl w:val="0"/>
        </w:rPr>
        <w:t xml:space="preserve">.</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Policy Assignment Rules evaluate classification only when a rule explicitly references it.</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If classification is not present, evaluation proceeds without a classification condition (fall-through behavior).</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PAR logic is not defined here; refer to the </w:t>
      </w:r>
      <w:hyperlink r:id="rId8">
        <w:r w:rsidDel="00000000" w:rsidR="00000000" w:rsidRPr="00000000">
          <w:rPr>
            <w:color w:val="1155cc"/>
            <w:u w:val="single"/>
            <w:rtl w:val="0"/>
          </w:rPr>
          <w:t xml:space="preserve">Policy Assignment Rules component record</w:t>
        </w:r>
      </w:hyperlink>
      <w:r w:rsidDel="00000000" w:rsidR="00000000" w:rsidRPr="00000000">
        <w:rPr>
          <w:rtl w:val="0"/>
        </w:rPr>
        <w:t xml:space="preserve"> for evaluation behavior.</w:t>
        <w:br w:type="textWrapping"/>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utq0jq6vrspm" w:id="14"/>
      <w:bookmarkEnd w:id="14"/>
      <w:r w:rsidDel="00000000" w:rsidR="00000000" w:rsidRPr="00000000">
        <w:rPr>
          <w:rtl w:val="0"/>
        </w:rPr>
        <w:t xml:space="preserve">3.9 Sensitivity Label Representation</w:t>
      </w:r>
    </w:p>
    <w:p w:rsidR="00000000" w:rsidDel="00000000" w:rsidP="00000000" w:rsidRDefault="00000000" w:rsidRPr="00000000" w14:paraId="00000081">
      <w:pPr>
        <w:rPr/>
      </w:pPr>
      <w:r w:rsidDel="00000000" w:rsidR="00000000" w:rsidRPr="00000000">
        <w:rPr>
          <w:b w:val="1"/>
          <w:bCs w:val="1"/>
          <w:rtl w:val="0"/>
        </w:rPr>
        <w:t xml:space="preserve">Core idea:</w:t>
      </w:r>
      <w:r w:rsidDel="00000000" w:rsidR="00000000" w:rsidRPr="00000000">
        <w:rPr>
          <w:rtl w:val="0"/>
        </w:rPr>
        <w:t xml:space="preserve"> Sensitivity Label values are recorded exactly as observed; SpecterX does not interpret label configuration.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Supporting rules:</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The classification is typically received as a Unique ID from the applicable ingestion path. SpecterX resolves this ID to the Sensitivity Label name using a pre-imported Purview Label Taxonomy for recording and policy evaluation.</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SpecterX does not evaluate label configuration, encryption settings, or label semantics.</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No normalization, categorization, or prioritization is applied in V1.</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Custom Purview labels are supported as-is.</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adf3o5d0xtp5" w:id="15"/>
      <w:bookmarkEnd w:id="15"/>
      <w:r w:rsidDel="00000000" w:rsidR="00000000" w:rsidRPr="00000000">
        <w:rPr>
          <w:rtl w:val="0"/>
        </w:rPr>
        <w:t xml:space="preserve">3.10 Audit Recording Behavior</w:t>
      </w:r>
      <w:r w:rsidDel="00000000" w:rsidR="00000000" w:rsidRPr="00000000">
        <w:rPr>
          <w:rtl w:val="0"/>
        </w:rPr>
      </w:r>
    </w:p>
    <w:p w:rsidR="00000000" w:rsidDel="00000000" w:rsidP="00000000" w:rsidRDefault="00000000" w:rsidRPr="00000000" w14:paraId="0000008A">
      <w:pPr>
        <w:spacing w:after="240" w:before="240" w:lineRule="auto"/>
        <w:rPr/>
      </w:pPr>
      <w:commentRangeStart w:id="1"/>
      <w:r w:rsidDel="00000000" w:rsidR="00000000" w:rsidRPr="00000000">
        <w:rPr>
          <w:b w:val="1"/>
          <w:bCs w:val="1"/>
          <w:rtl w:val="0"/>
        </w:rPr>
        <w:t xml:space="preserve">Core idea:</w:t>
      </w:r>
      <w:r w:rsidDel="00000000" w:rsidR="00000000" w:rsidRPr="00000000">
        <w:rPr>
          <w:rtl w:val="0"/>
        </w:rPr>
        <w:t xml:space="preserve"> Audit logs include Sensitivity Labels only when they are present and successfully captured.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Supporting rules:</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rtl w:val="0"/>
        </w:rPr>
        <w:t xml:space="preserve">When a Sensitivity Label is captured</w:t>
      </w:r>
      <w:r w:rsidDel="00000000" w:rsidR="00000000" w:rsidRPr="00000000">
        <w:rPr>
          <w:rtl w:val="0"/>
        </w:rPr>
        <w:t xml:space="preserve">, it is recorded with the share and enforcement record.</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Unlabeled shares are not recorded as having a named classification state.</w:t>
      </w:r>
    </w:p>
    <w:p w:rsidR="00000000" w:rsidDel="00000000" w:rsidP="00000000" w:rsidRDefault="00000000" w:rsidRPr="00000000" w14:paraId="0000008E">
      <w:pPr>
        <w:numPr>
          <w:ilvl w:val="0"/>
          <w:numId w:val="14"/>
        </w:numPr>
        <w:spacing w:after="240" w:before="0" w:beforeAutospacing="0" w:lineRule="auto"/>
        <w:ind w:left="720" w:hanging="360"/>
      </w:pPr>
      <w:r w:rsidDel="00000000" w:rsidR="00000000" w:rsidRPr="00000000">
        <w:rPr>
          <w:rtl w:val="0"/>
        </w:rPr>
        <w:t xml:space="preserve">Audit reflects classification as observed at the time of the applicable ingestion event.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Note:</w:t>
      </w:r>
      <w:r w:rsidDel="00000000" w:rsidR="00000000" w:rsidRPr="00000000">
        <w:rPr>
          <w:rtl w:val="0"/>
        </w:rPr>
        <w:t xml:space="preserve"> Although this data is not surfaced in the Logs UI, it is fully captured and accessible through the Logs API and Syslog integration.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d364gl7v355c" w:id="16"/>
      <w:bookmarkEnd w:id="16"/>
      <w:r w:rsidDel="00000000" w:rsidR="00000000" w:rsidRPr="00000000">
        <w:rPr>
          <w:rtl w:val="0"/>
        </w:rPr>
        <w:t xml:space="preserve">3.11 Sensitivity Label Name Resolution Prerequisite</w:t>
      </w:r>
    </w:p>
    <w:p w:rsidR="00000000" w:rsidDel="00000000" w:rsidP="00000000" w:rsidRDefault="00000000" w:rsidRPr="00000000" w14:paraId="00000093">
      <w:pPr>
        <w:rPr/>
      </w:pPr>
      <w:r w:rsidDel="00000000" w:rsidR="00000000" w:rsidRPr="00000000">
        <w:rPr>
          <w:b w:val="1"/>
          <w:bCs w:val="1"/>
          <w:rtl w:val="0"/>
        </w:rPr>
        <w:t xml:space="preserve">Core idea: </w:t>
      </w:r>
      <w:r w:rsidDel="00000000" w:rsidR="00000000" w:rsidRPr="00000000">
        <w:rPr>
          <w:rtl w:val="0"/>
        </w:rPr>
        <w:t xml:space="preserve">Sensitivity Labels</w:t>
      </w:r>
      <w:r w:rsidDel="00000000" w:rsidR="00000000" w:rsidRPr="00000000">
        <w:rPr>
          <w:rtl w:val="0"/>
        </w:rPr>
        <w:t xml:space="preserve"> name resolution requires a pre-imported label taxonomy.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Supporting rules:</w:t>
      </w:r>
    </w:p>
    <w:p w:rsidR="00000000" w:rsidDel="00000000" w:rsidP="00000000" w:rsidRDefault="00000000" w:rsidRPr="00000000" w14:paraId="00000096">
      <w:pPr>
        <w:numPr>
          <w:ilvl w:val="0"/>
          <w:numId w:val="16"/>
        </w:numPr>
        <w:ind w:left="720" w:hanging="360"/>
      </w:pPr>
      <w:r w:rsidDel="00000000" w:rsidR="00000000" w:rsidRPr="00000000">
        <w:rPr>
          <w:rtl w:val="0"/>
        </w:rPr>
        <w:t xml:space="preserve">SpecterX receives the Sensitivity Label as a Unique ID, not the user-friendly Classification Name.</w:t>
      </w:r>
    </w:p>
    <w:p w:rsidR="00000000" w:rsidDel="00000000" w:rsidP="00000000" w:rsidRDefault="00000000" w:rsidRPr="00000000" w14:paraId="00000097">
      <w:pPr>
        <w:numPr>
          <w:ilvl w:val="0"/>
          <w:numId w:val="16"/>
        </w:numPr>
        <w:ind w:left="720" w:hanging="360"/>
      </w:pPr>
      <w:r w:rsidDel="00000000" w:rsidR="00000000" w:rsidRPr="00000000">
        <w:rPr>
          <w:rtl w:val="0"/>
        </w:rPr>
        <w:t xml:space="preserve">To resolve the ID to a Name for policy evaluation and audit recording, an administrative import of the organization's Purview Protection Label Taxonomy is required.</w:t>
      </w:r>
    </w:p>
    <w:p w:rsidR="00000000" w:rsidDel="00000000" w:rsidP="00000000" w:rsidRDefault="00000000" w:rsidRPr="00000000" w14:paraId="00000098">
      <w:pPr>
        <w:numPr>
          <w:ilvl w:val="0"/>
          <w:numId w:val="16"/>
        </w:numPr>
        <w:ind w:left="720" w:hanging="360"/>
      </w:pPr>
      <w:r w:rsidDel="00000000" w:rsidR="00000000" w:rsidRPr="00000000">
        <w:rPr>
          <w:rtl w:val="0"/>
        </w:rPr>
        <w:t xml:space="preserve">This is the prerequisite that enables Section 3.9 Sensitivity Label Representation and Section 3.10 Audit Recording Behavior.</w:t>
      </w:r>
    </w:p>
    <w:p w:rsidR="00000000" w:rsidDel="00000000" w:rsidP="00000000" w:rsidRDefault="00000000" w:rsidRPr="00000000" w14:paraId="00000099">
      <w:pPr>
        <w:numPr>
          <w:ilvl w:val="0"/>
          <w:numId w:val="16"/>
        </w:numPr>
        <w:ind w:left="720" w:hanging="360"/>
        <w:rPr>
          <w:u w:val="none"/>
        </w:rPr>
      </w:pPr>
      <w:r w:rsidDel="00000000" w:rsidR="00000000" w:rsidRPr="00000000">
        <w:rPr>
          <w:rtl w:val="0"/>
        </w:rPr>
        <w:t xml:space="preserve">Here is an example of such process on Forcepoint products: </w:t>
      </w:r>
      <w:hyperlink r:id="rId9">
        <w:r w:rsidDel="00000000" w:rsidR="00000000" w:rsidRPr="00000000">
          <w:rPr>
            <w:color w:val="1155cc"/>
            <w:u w:val="single"/>
            <w:rtl w:val="0"/>
          </w:rPr>
          <w:t xml:space="preserve">https://help.forcepoint.com/DLP/10.4.0/getting_started/8A0898D9-A2EA-4E1A-8F07-DAA926EBE0DC.html</w:t>
        </w:r>
      </w:hyperlink>
      <w:r w:rsidDel="00000000" w:rsidR="00000000" w:rsidRPr="00000000">
        <w:rPr>
          <w:rtl w:val="0"/>
        </w:rPr>
        <w:t xml:space="preserve"> </w:t>
      </w:r>
    </w:p>
    <w:p w:rsidR="00000000" w:rsidDel="00000000" w:rsidP="00000000" w:rsidRDefault="00000000" w:rsidRPr="00000000" w14:paraId="0000009A">
      <w:pPr>
        <w:pStyle w:val="Heading2"/>
        <w:rPr/>
      </w:pPr>
      <w:bookmarkStart w:colFirst="0" w:colLast="0" w:name="_t0yg8hdrnseg" w:id="17"/>
      <w:bookmarkEnd w:id="17"/>
      <w:r w:rsidDel="00000000" w:rsidR="00000000" w:rsidRPr="00000000">
        <w:rPr>
          <w:rtl w:val="0"/>
        </w:rPr>
        <w:t xml:space="preserve">4. Edge Cases</w:t>
      </w:r>
    </w:p>
    <w:p w:rsidR="00000000" w:rsidDel="00000000" w:rsidP="00000000" w:rsidRDefault="00000000" w:rsidRPr="00000000" w14:paraId="0000009B">
      <w:pPr>
        <w:pStyle w:val="Heading3"/>
        <w:rPr/>
      </w:pPr>
      <w:bookmarkStart w:colFirst="0" w:colLast="0" w:name="_nc7h6d9dltqp" w:id="18"/>
      <w:bookmarkEnd w:id="18"/>
      <w:r w:rsidDel="00000000" w:rsidR="00000000" w:rsidRPr="00000000">
        <w:rPr>
          <w:rtl w:val="0"/>
        </w:rPr>
      </w:r>
    </w:p>
    <w:p w:rsidR="00000000" w:rsidDel="00000000" w:rsidP="00000000" w:rsidRDefault="00000000" w:rsidRPr="00000000" w14:paraId="0000009C">
      <w:pPr>
        <w:pStyle w:val="Heading3"/>
        <w:rPr/>
      </w:pPr>
      <w:bookmarkStart w:colFirst="0" w:colLast="0" w:name="_5hr78crhzr7n" w:id="19"/>
      <w:bookmarkEnd w:id="19"/>
      <w:r w:rsidDel="00000000" w:rsidR="00000000" w:rsidRPr="00000000">
        <w:rPr>
          <w:rtl w:val="0"/>
        </w:rPr>
        <w:t xml:space="preserve">4.1 File Ingested Through Different Ingestion Paths or SharePoint Connector Events</w:t>
      </w:r>
    </w:p>
    <w:p w:rsidR="00000000" w:rsidDel="00000000" w:rsidP="00000000" w:rsidRDefault="00000000" w:rsidRPr="00000000" w14:paraId="0000009D">
      <w:pPr>
        <w:spacing w:after="240" w:before="240" w:lineRule="auto"/>
        <w:rPr/>
      </w:pPr>
      <w:r w:rsidDel="00000000" w:rsidR="00000000" w:rsidRPr="00000000">
        <w:rPr>
          <w:rtl w:val="0"/>
        </w:rPr>
        <w:t xml:space="preserve">The same file may be ingested into SpecterX multiple times through different ingestion paths (mail flow, direct file metadata ingestion, SharePoint Connector) or through repeated SharePoint Connector in-place share events.</w:t>
      </w:r>
    </w:p>
    <w:p w:rsidR="00000000" w:rsidDel="00000000" w:rsidP="00000000" w:rsidRDefault="00000000" w:rsidRPr="00000000" w14:paraId="0000009E">
      <w:pPr>
        <w:spacing w:after="240" w:before="240" w:lineRule="auto"/>
        <w:rPr/>
      </w:pPr>
      <w:r w:rsidDel="00000000" w:rsidR="00000000" w:rsidRPr="00000000">
        <w:rPr>
          <w:rtl w:val="0"/>
        </w:rPr>
        <w:t xml:space="preserve">This reflects the fact that Sensitivity Labels are observed based on how and when file metadata enters SpecterX control, not based on file identity or content equivalence.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A0">
      <w:pPr>
        <w:numPr>
          <w:ilvl w:val="0"/>
          <w:numId w:val="28"/>
        </w:numPr>
        <w:spacing w:after="0" w:afterAutospacing="0" w:before="240" w:lineRule="auto"/>
        <w:ind w:left="720" w:hanging="360"/>
        <w:rPr/>
      </w:pPr>
      <w:r w:rsidDel="00000000" w:rsidR="00000000" w:rsidRPr="00000000">
        <w:rPr>
          <w:rtl w:val="0"/>
        </w:rPr>
        <w:t xml:space="preserve">Each ingestion event produces an independent classification observation</w:t>
      </w:r>
    </w:p>
    <w:p w:rsidR="00000000" w:rsidDel="00000000" w:rsidP="00000000" w:rsidRDefault="00000000" w:rsidRPr="00000000" w14:paraId="000000A1">
      <w:pPr>
        <w:numPr>
          <w:ilvl w:val="0"/>
          <w:numId w:val="28"/>
        </w:numPr>
        <w:spacing w:after="0" w:afterAutospacing="0" w:before="0" w:beforeAutospacing="0" w:lineRule="auto"/>
        <w:ind w:left="720" w:hanging="360"/>
        <w:rPr/>
      </w:pPr>
      <w:r w:rsidDel="00000000" w:rsidR="00000000" w:rsidRPr="00000000">
        <w:rPr>
          <w:rtl w:val="0"/>
        </w:rPr>
        <w:t xml:space="preserve">Classification reflects what is surfaced by the underlying system at the time of ingestion</w:t>
      </w:r>
    </w:p>
    <w:p w:rsidR="00000000" w:rsidDel="00000000" w:rsidP="00000000" w:rsidRDefault="00000000" w:rsidRPr="00000000" w14:paraId="000000A2">
      <w:pPr>
        <w:numPr>
          <w:ilvl w:val="0"/>
          <w:numId w:val="28"/>
        </w:numPr>
        <w:spacing w:after="0" w:afterAutospacing="0" w:before="0" w:beforeAutospacing="0" w:lineRule="auto"/>
        <w:ind w:left="720" w:hanging="360"/>
        <w:rPr/>
      </w:pPr>
      <w:r w:rsidDel="00000000" w:rsidR="00000000" w:rsidRPr="00000000">
        <w:rPr>
          <w:rtl w:val="0"/>
        </w:rPr>
        <w:t xml:space="preserve">No reconciliation or normalization is performed across ingestion paths or connector events</w:t>
      </w:r>
    </w:p>
    <w:p w:rsidR="00000000" w:rsidDel="00000000" w:rsidP="00000000" w:rsidRDefault="00000000" w:rsidRPr="00000000" w14:paraId="000000A3">
      <w:pPr>
        <w:numPr>
          <w:ilvl w:val="0"/>
          <w:numId w:val="28"/>
        </w:numPr>
        <w:spacing w:after="0" w:afterAutospacing="0" w:before="0" w:beforeAutospacing="0" w:lineRule="auto"/>
        <w:ind w:left="720" w:hanging="360"/>
        <w:rPr/>
      </w:pPr>
      <w:r w:rsidDel="00000000" w:rsidR="00000000" w:rsidRPr="00000000">
        <w:rPr>
          <w:rtl w:val="0"/>
        </w:rPr>
        <w:t xml:space="preserve">Prior classification observations are not overwritten</w:t>
      </w:r>
    </w:p>
    <w:p w:rsidR="00000000" w:rsidDel="00000000" w:rsidP="00000000" w:rsidRDefault="00000000" w:rsidRPr="00000000" w14:paraId="000000A4">
      <w:pPr>
        <w:numPr>
          <w:ilvl w:val="0"/>
          <w:numId w:val="28"/>
        </w:numPr>
        <w:spacing w:after="240" w:before="0" w:beforeAutospacing="0" w:lineRule="auto"/>
        <w:ind w:left="720" w:hanging="360"/>
        <w:rPr>
          <w:b w:val="1"/>
          <w:bCs w:val="1"/>
        </w:rPr>
      </w:pPr>
      <w:r w:rsidDel="00000000" w:rsidR="00000000" w:rsidRPr="00000000">
        <w:rPr>
          <w:rtl w:val="0"/>
        </w:rPr>
        <w:t xml:space="preserve">Audit records reflect classification per ingestion event</w: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f9df4x4qr4cu" w:id="20"/>
      <w:bookmarkEnd w:id="20"/>
      <w:r w:rsidDel="00000000" w:rsidR="00000000" w:rsidRPr="00000000">
        <w:rPr>
          <w:rtl w:val="0"/>
        </w:rPr>
        <w:t xml:space="preserve">4.2 SharePoint Connector In-Place Re-Sharing of the Same File</w:t>
      </w:r>
    </w:p>
    <w:p w:rsidR="00000000" w:rsidDel="00000000" w:rsidP="00000000" w:rsidRDefault="00000000" w:rsidRPr="00000000" w14:paraId="000000A7">
      <w:pPr>
        <w:spacing w:after="240" w:before="240" w:lineRule="auto"/>
        <w:rPr/>
      </w:pPr>
      <w:r w:rsidDel="00000000" w:rsidR="00000000" w:rsidRPr="00000000">
        <w:rPr>
          <w:rtl w:val="0"/>
        </w:rPr>
        <w:t xml:space="preserve">A file shared through the SharePoint Connector in-place model may be shared multiple times through the connector, potentially surfacing different Sensitivity Label metadata over time.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A9">
      <w:pPr>
        <w:numPr>
          <w:ilvl w:val="0"/>
          <w:numId w:val="34"/>
        </w:numPr>
        <w:spacing w:after="0" w:afterAutospacing="0" w:before="240" w:lineRule="auto"/>
        <w:ind w:left="720" w:hanging="360"/>
        <w:rPr/>
      </w:pPr>
      <w:r w:rsidDel="00000000" w:rsidR="00000000" w:rsidRPr="00000000">
        <w:rPr>
          <w:rtl w:val="0"/>
        </w:rPr>
        <w:t xml:space="preserve">The Sensitivity Label is read from SharePoint-supplied metadata at the time of each connector ingestion event</w:t>
      </w:r>
    </w:p>
    <w:p w:rsidR="00000000" w:rsidDel="00000000" w:rsidP="00000000" w:rsidRDefault="00000000" w:rsidRPr="00000000" w14:paraId="000000AA">
      <w:pPr>
        <w:numPr>
          <w:ilvl w:val="0"/>
          <w:numId w:val="34"/>
        </w:numPr>
        <w:spacing w:after="0" w:afterAutospacing="0" w:before="0" w:beforeAutospacing="0" w:lineRule="auto"/>
        <w:ind w:left="720" w:hanging="360"/>
        <w:rPr/>
      </w:pPr>
      <w:r w:rsidDel="00000000" w:rsidR="00000000" w:rsidRPr="00000000">
        <w:rPr>
          <w:rtl w:val="0"/>
        </w:rPr>
        <w:t xml:space="preserve">Each connector ingestion event may capture a different Sensitivity Label value</w:t>
      </w:r>
    </w:p>
    <w:p w:rsidR="00000000" w:rsidDel="00000000" w:rsidP="00000000" w:rsidRDefault="00000000" w:rsidRPr="00000000" w14:paraId="000000AB">
      <w:pPr>
        <w:numPr>
          <w:ilvl w:val="0"/>
          <w:numId w:val="34"/>
        </w:numPr>
        <w:spacing w:after="0" w:afterAutospacing="0" w:before="0" w:beforeAutospacing="0" w:lineRule="auto"/>
        <w:ind w:left="720" w:hanging="360"/>
        <w:rPr/>
      </w:pPr>
      <w:r w:rsidDel="00000000" w:rsidR="00000000" w:rsidRPr="00000000">
        <w:rPr>
          <w:rtl w:val="0"/>
        </w:rPr>
        <w:t xml:space="preserve">SpecterX does not reconcile, merge, or retroactively update classification across connector events</w:t>
      </w:r>
    </w:p>
    <w:p w:rsidR="00000000" w:rsidDel="00000000" w:rsidP="00000000" w:rsidRDefault="00000000" w:rsidRPr="00000000" w14:paraId="000000AC">
      <w:pPr>
        <w:numPr>
          <w:ilvl w:val="0"/>
          <w:numId w:val="34"/>
        </w:numPr>
        <w:spacing w:after="240" w:before="0" w:beforeAutospacing="0" w:lineRule="auto"/>
        <w:ind w:left="720" w:hanging="360"/>
        <w:rPr>
          <w:b w:val="1"/>
          <w:bCs w:val="1"/>
        </w:rPr>
      </w:pPr>
      <w:r w:rsidDel="00000000" w:rsidR="00000000" w:rsidRPr="00000000">
        <w:rPr>
          <w:rtl w:val="0"/>
        </w:rPr>
        <w:t xml:space="preserve">Audit records reflect classification as observed for each connector ingestion</w:t>
      </w:r>
      <w:r w:rsidDel="00000000" w:rsidR="00000000" w:rsidRPr="00000000">
        <w:rPr>
          <w:b w:val="1"/>
          <w:bCs w:val="1"/>
          <w:rtl w:val="0"/>
        </w:rPr>
        <w:br w:type="textWrapping"/>
      </w:r>
    </w:p>
    <w:p w:rsidR="00000000" w:rsidDel="00000000" w:rsidP="00000000" w:rsidRDefault="00000000" w:rsidRPr="00000000" w14:paraId="000000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wf62oyorseub" w:id="21"/>
      <w:bookmarkEnd w:id="21"/>
      <w:r w:rsidDel="00000000" w:rsidR="00000000" w:rsidRPr="00000000">
        <w:rPr>
          <w:rtl w:val="0"/>
        </w:rPr>
        <w:t xml:space="preserve">4.3 External File Carrying Purview Sensitivity Label Metadata</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A file originating from an external organization may contain Purview Sensitivity Label metadata </w:t>
      </w:r>
      <w:r w:rsidDel="00000000" w:rsidR="00000000" w:rsidRPr="00000000">
        <w:rPr>
          <w:rtl w:val="0"/>
        </w:rPr>
        <w:t xml:space="preserve">applied by that organization’s Purview tenant.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B1">
      <w:pPr>
        <w:numPr>
          <w:ilvl w:val="0"/>
          <w:numId w:val="30"/>
        </w:numPr>
        <w:spacing w:after="240" w:before="240" w:lineRule="auto"/>
        <w:ind w:left="720" w:hanging="360"/>
        <w:rPr>
          <w:b w:val="1"/>
          <w:bCs w:val="1"/>
        </w:rPr>
      </w:pPr>
      <w:r w:rsidDel="00000000" w:rsidR="00000000" w:rsidRPr="00000000">
        <w:rPr>
          <w:rtl w:val="0"/>
        </w:rPr>
        <w:t xml:space="preserve">SpecterX observes partial Sensitivity Label metadata (specifically the Unique ID GUID) for files from external tenants, but cannot resolve the Name or Properties.</w:t>
      </w:r>
    </w:p>
    <w:p w:rsidR="00000000" w:rsidDel="00000000" w:rsidP="00000000" w:rsidRDefault="00000000" w:rsidRPr="00000000" w14:paraId="000000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rPr/>
      </w:pPr>
      <w:bookmarkStart w:colFirst="0" w:colLast="0" w:name="_6mnudoofok96" w:id="22"/>
      <w:bookmarkEnd w:id="22"/>
      <w:r w:rsidDel="00000000" w:rsidR="00000000" w:rsidRPr="00000000">
        <w:rPr>
          <w:rtl w:val="0"/>
        </w:rPr>
        <w:t xml:space="preserve">4.4 File Labeled After Initial Ingestion</w:t>
      </w:r>
    </w:p>
    <w:p w:rsidR="00000000" w:rsidDel="00000000" w:rsidP="00000000" w:rsidRDefault="00000000" w:rsidRPr="00000000" w14:paraId="000000B4">
      <w:pPr>
        <w:spacing w:after="240" w:before="240" w:lineRule="auto"/>
        <w:rPr/>
      </w:pPr>
      <w:r w:rsidDel="00000000" w:rsidR="00000000" w:rsidRPr="00000000">
        <w:rPr>
          <w:rtl w:val="0"/>
        </w:rPr>
        <w:t xml:space="preserve">A file may be ingested into SpecterX control before a Purview Sensitivity Label is applied and later ingested again after labeling occurs.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B6">
      <w:pPr>
        <w:numPr>
          <w:ilvl w:val="0"/>
          <w:numId w:val="2"/>
        </w:numPr>
        <w:spacing w:after="0" w:afterAutospacing="0" w:before="240" w:lineRule="auto"/>
        <w:ind w:left="720" w:hanging="360"/>
        <w:rPr/>
      </w:pPr>
      <w:r w:rsidDel="00000000" w:rsidR="00000000" w:rsidRPr="00000000">
        <w:rPr>
          <w:rtl w:val="0"/>
        </w:rPr>
        <w:t xml:space="preserve">Classification reflects the state of the file at the time of each ingestion</w:t>
      </w:r>
    </w:p>
    <w:p w:rsidR="00000000" w:rsidDel="00000000" w:rsidP="00000000" w:rsidRDefault="00000000" w:rsidRPr="00000000" w14:paraId="000000B7">
      <w:pPr>
        <w:numPr>
          <w:ilvl w:val="0"/>
          <w:numId w:val="2"/>
        </w:numPr>
        <w:spacing w:after="0" w:afterAutospacing="0" w:before="0" w:beforeAutospacing="0" w:lineRule="auto"/>
        <w:ind w:left="720" w:hanging="360"/>
        <w:rPr/>
      </w:pPr>
      <w:r w:rsidDel="00000000" w:rsidR="00000000" w:rsidRPr="00000000">
        <w:rPr>
          <w:rtl w:val="0"/>
        </w:rPr>
        <w:t xml:space="preserve">No background re-evaluation of previously ingested metadata occurs</w:t>
      </w:r>
    </w:p>
    <w:p w:rsidR="00000000" w:rsidDel="00000000" w:rsidP="00000000" w:rsidRDefault="00000000" w:rsidRPr="00000000" w14:paraId="000000B8">
      <w:pPr>
        <w:numPr>
          <w:ilvl w:val="0"/>
          <w:numId w:val="2"/>
        </w:numPr>
        <w:spacing w:after="240" w:before="0" w:beforeAutospacing="0" w:lineRule="auto"/>
        <w:ind w:left="720" w:hanging="360"/>
        <w:rPr>
          <w:b w:val="1"/>
          <w:bCs w:val="1"/>
        </w:rPr>
      </w:pPr>
      <w:r w:rsidDel="00000000" w:rsidR="00000000" w:rsidRPr="00000000">
        <w:rPr>
          <w:rtl w:val="0"/>
        </w:rPr>
        <w:t xml:space="preserve">Earlier ingestion records remain unchanged</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csjs3jiexjob" w:id="23"/>
      <w:bookmarkEnd w:id="23"/>
      <w:r w:rsidDel="00000000" w:rsidR="00000000" w:rsidRPr="00000000">
        <w:rPr>
          <w:rtl w:val="0"/>
        </w:rPr>
        <w:t xml:space="preserve">5. Limitations &amp; Constraints</w:t>
      </w:r>
    </w:p>
    <w:p w:rsidR="00000000" w:rsidDel="00000000" w:rsidP="00000000" w:rsidRDefault="00000000" w:rsidRPr="00000000" w14:paraId="000000BB">
      <w:pPr>
        <w:pStyle w:val="Heading3"/>
        <w:rPr/>
      </w:pPr>
      <w:bookmarkStart w:colFirst="0" w:colLast="0" w:name="_hz1a1mb879bi" w:id="24"/>
      <w:bookmarkEnd w:id="24"/>
      <w:r w:rsidDel="00000000" w:rsidR="00000000" w:rsidRPr="00000000">
        <w:rPr>
          <w:rtl w:val="0"/>
        </w:rPr>
      </w:r>
    </w:p>
    <w:p w:rsidR="00000000" w:rsidDel="00000000" w:rsidP="00000000" w:rsidRDefault="00000000" w:rsidRPr="00000000" w14:paraId="000000BC">
      <w:pPr>
        <w:pStyle w:val="Heading3"/>
        <w:rPr/>
      </w:pPr>
      <w:bookmarkStart w:colFirst="0" w:colLast="0" w:name="_y814cosbmd26" w:id="25"/>
      <w:bookmarkEnd w:id="25"/>
      <w:r w:rsidDel="00000000" w:rsidR="00000000" w:rsidRPr="00000000">
        <w:rPr>
          <w:rtl w:val="0"/>
        </w:rPr>
        <w:t xml:space="preserve">5.1 No Duplicate File Recognition (Classification Compounds This Limitation)</w:t>
      </w:r>
    </w:p>
    <w:p w:rsidR="00000000" w:rsidDel="00000000" w:rsidP="00000000" w:rsidRDefault="00000000" w:rsidRPr="00000000" w14:paraId="000000BD">
      <w:pPr>
        <w:spacing w:after="240" w:before="240" w:lineRule="auto"/>
        <w:rPr/>
      </w:pPr>
      <w:r w:rsidDel="00000000" w:rsidR="00000000" w:rsidRPr="00000000">
        <w:rPr>
          <w:rtl w:val="0"/>
        </w:rPr>
        <w:t xml:space="preserve">SpecterX does not currently recognize when the same underlying file is uploaded into the platform multiple times. Each upload or metadata ingestion event is treated as a new file, even if the file is a duplicate of one previously observed or a file returning to the platform.</w:t>
      </w:r>
    </w:p>
    <w:p w:rsidR="00000000" w:rsidDel="00000000" w:rsidP="00000000" w:rsidRDefault="00000000" w:rsidRPr="00000000" w14:paraId="000000BE">
      <w:pPr>
        <w:spacing w:after="240" w:before="240" w:lineRule="auto"/>
        <w:rPr/>
      </w:pPr>
      <w:r w:rsidDel="00000000" w:rsidR="00000000" w:rsidRPr="00000000">
        <w:rPr>
          <w:rtl w:val="0"/>
        </w:rPr>
        <w:t xml:space="preserve">Purview Sensitivity Labels inherit this behavior and add additional complexity.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C0">
      <w:pPr>
        <w:numPr>
          <w:ilvl w:val="0"/>
          <w:numId w:val="18"/>
        </w:numPr>
        <w:spacing w:after="0" w:afterAutospacing="0" w:before="240" w:lineRule="auto"/>
        <w:ind w:left="720" w:hanging="360"/>
      </w:pPr>
      <w:r w:rsidDel="00000000" w:rsidR="00000000" w:rsidRPr="00000000">
        <w:rPr>
          <w:rtl w:val="0"/>
        </w:rPr>
        <w:t xml:space="preserve">SpecterX does not deduplicate files across uploads or ingestion events</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The same file uploaded multiple times is treated as distinct records</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Classification is applied independently to each upload event</w:t>
      </w:r>
    </w:p>
    <w:p w:rsidR="00000000" w:rsidDel="00000000" w:rsidP="00000000" w:rsidRDefault="00000000" w:rsidRPr="00000000" w14:paraId="000000C3">
      <w:pPr>
        <w:numPr>
          <w:ilvl w:val="0"/>
          <w:numId w:val="18"/>
        </w:numPr>
        <w:spacing w:after="240" w:before="0" w:beforeAutospacing="0" w:lineRule="auto"/>
        <w:ind w:left="720" w:hanging="360"/>
      </w:pPr>
      <w:r w:rsidDel="00000000" w:rsidR="00000000" w:rsidRPr="00000000">
        <w:rPr>
          <w:rtl w:val="0"/>
        </w:rPr>
        <w:t xml:space="preserve">The same underlying file may therefore appear multiple times with different Sensitivity Labels</w:t>
        <w:br w:type="textWrapping"/>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C5">
      <w:pPr>
        <w:numPr>
          <w:ilvl w:val="0"/>
          <w:numId w:val="25"/>
        </w:numPr>
        <w:spacing w:after="0" w:afterAutospacing="0" w:before="240" w:lineRule="auto"/>
        <w:ind w:left="720" w:hanging="360"/>
      </w:pPr>
      <w:r w:rsidDel="00000000" w:rsidR="00000000" w:rsidRPr="00000000">
        <w:rPr>
          <w:rtl w:val="0"/>
        </w:rPr>
        <w:t xml:space="preserve">Classification-based reporting reflects </w:t>
      </w:r>
      <w:r w:rsidDel="00000000" w:rsidR="00000000" w:rsidRPr="00000000">
        <w:rPr>
          <w:b w:val="1"/>
          <w:bCs w:val="1"/>
          <w:rtl w:val="0"/>
        </w:rPr>
        <w:t xml:space="preserve">upload events</w:t>
      </w:r>
      <w:r w:rsidDel="00000000" w:rsidR="00000000" w:rsidRPr="00000000">
        <w:rPr>
          <w:rtl w:val="0"/>
        </w:rPr>
        <w:t xml:space="preserve">, not unique files</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rtl w:val="0"/>
        </w:rPr>
        <w:t xml:space="preserve">Reports may indicate a high number of classified files (for example, “40 sensitive files”) when the reality is fewer unique files shared multiple times</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tl w:val="0"/>
        </w:rPr>
        <w:t xml:space="preserve">This reporting behavior already exists in the platform and is amplified by the introduction of classification as an additional metadata dimension</w:t>
      </w:r>
    </w:p>
    <w:p w:rsidR="00000000" w:rsidDel="00000000" w:rsidP="00000000" w:rsidRDefault="00000000" w:rsidRPr="00000000" w14:paraId="000000C8">
      <w:pPr>
        <w:numPr>
          <w:ilvl w:val="0"/>
          <w:numId w:val="25"/>
        </w:numPr>
        <w:spacing w:after="240" w:before="0" w:beforeAutospacing="0" w:lineRule="auto"/>
        <w:ind w:left="720" w:hanging="360"/>
      </w:pPr>
      <w:r w:rsidDel="00000000" w:rsidR="00000000" w:rsidRPr="00000000">
        <w:rPr>
          <w:rtl w:val="0"/>
        </w:rPr>
        <w:t xml:space="preserve">SpecterX cannot currently determine whether different classification observations refer to the same underlying file</w:t>
        <w:br w:type="textWrapping"/>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rPr/>
      </w:pPr>
      <w:bookmarkStart w:colFirst="0" w:colLast="0" w:name="_p8apq1te9sj6" w:id="26"/>
      <w:bookmarkEnd w:id="26"/>
      <w:r w:rsidDel="00000000" w:rsidR="00000000" w:rsidRPr="00000000">
        <w:rPr>
          <w:rtl w:val="0"/>
        </w:rPr>
        <w:t xml:space="preserve">5.2 External Purview Labels Are Not Recognized</w:t>
      </w:r>
    </w:p>
    <w:p w:rsidR="00000000" w:rsidDel="00000000" w:rsidP="00000000" w:rsidRDefault="00000000" w:rsidRPr="00000000" w14:paraId="000000CB">
      <w:pPr>
        <w:rPr/>
      </w:pPr>
      <w:r w:rsidDel="00000000" w:rsidR="00000000" w:rsidRPr="00000000">
        <w:rPr>
          <w:rtl w:val="0"/>
        </w:rPr>
        <w:t xml:space="preserve">When ingesting a sensitivity label, we get its unique ID. If that unique ID wasn't imported during '6.4 Protection Labels Taxonomy Prerequisite' / '3.11 Sensitivity Label Name Resolution Prerequisite', it will be ignored.</w:t>
      </w:r>
    </w:p>
    <w:p w:rsidR="00000000" w:rsidDel="00000000" w:rsidP="00000000" w:rsidRDefault="00000000" w:rsidRPr="00000000" w14:paraId="000000CC">
      <w:pPr>
        <w:spacing w:after="240" w:before="240" w:lineRule="auto"/>
        <w:rPr/>
      </w:pPr>
      <w:r w:rsidDel="00000000" w:rsidR="00000000" w:rsidRPr="00000000">
        <w:rPr>
          <w:rtl w:val="0"/>
        </w:rPr>
        <w:t xml:space="preserve">Purview classification metadata originating from external organizations is not treated as authoritative.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CE">
      <w:pPr>
        <w:numPr>
          <w:ilvl w:val="0"/>
          <w:numId w:val="21"/>
        </w:numPr>
        <w:spacing w:after="0" w:afterAutospacing="0" w:before="240" w:lineRule="auto"/>
        <w:ind w:left="720" w:hanging="360"/>
      </w:pPr>
      <w:r w:rsidDel="00000000" w:rsidR="00000000" w:rsidRPr="00000000">
        <w:rPr>
          <w:rtl w:val="0"/>
        </w:rPr>
        <w:t xml:space="preserve">External Purview labels are ignored for policy evaluation and audit recording</w:t>
      </w:r>
    </w:p>
    <w:p w:rsidR="00000000" w:rsidDel="00000000" w:rsidP="00000000" w:rsidRDefault="00000000" w:rsidRPr="00000000" w14:paraId="000000CF">
      <w:pPr>
        <w:numPr>
          <w:ilvl w:val="0"/>
          <w:numId w:val="21"/>
        </w:numPr>
        <w:spacing w:after="240" w:before="0" w:beforeAutospacing="0" w:lineRule="auto"/>
        <w:ind w:left="720" w:hanging="360"/>
      </w:pPr>
      <w:r w:rsidDel="00000000" w:rsidR="00000000" w:rsidRPr="00000000">
        <w:rPr>
          <w:rtl w:val="0"/>
        </w:rPr>
        <w:t xml:space="preserve">Files received from external organizations are treated as unlabeled</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m110vyrbr02s" w:id="27"/>
      <w:bookmarkEnd w:id="27"/>
      <w:r w:rsidDel="00000000" w:rsidR="00000000" w:rsidRPr="00000000">
        <w:rPr>
          <w:rtl w:val="0"/>
        </w:rPr>
        <w:t xml:space="preserve">5.3 No Interpretation of Label Configuration or Semantics</w:t>
      </w:r>
    </w:p>
    <w:p w:rsidR="00000000" w:rsidDel="00000000" w:rsidP="00000000" w:rsidRDefault="00000000" w:rsidRPr="00000000" w14:paraId="000000D2">
      <w:pPr>
        <w:spacing w:after="240" w:before="240" w:lineRule="auto"/>
        <w:rPr/>
      </w:pPr>
      <w:r w:rsidDel="00000000" w:rsidR="00000000" w:rsidRPr="00000000">
        <w:rPr>
          <w:rtl w:val="0"/>
        </w:rPr>
        <w:t xml:space="preserve">SpecterX does not interpret Purview label configuration beyond the label name.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rtl w:val="0"/>
        </w:rPr>
        <w:t xml:space="preserve">Encryption settings, protection actions, label hierarchy, and sub-label structure are not evaluated</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Classification logic cannot infer sensitivity from label configuration</w:t>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rtl w:val="0"/>
        </w:rPr>
        <w:t xml:space="preserve">Policy association relies entirely on administrator-defined mappings in Policy Assignment Rules</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rPr/>
      </w:pPr>
      <w:bookmarkStart w:colFirst="0" w:colLast="0" w:name="_f0kp0fa5ffvb" w:id="28"/>
      <w:bookmarkEnd w:id="28"/>
      <w:r w:rsidDel="00000000" w:rsidR="00000000" w:rsidRPr="00000000">
        <w:rPr>
          <w:rtl w:val="0"/>
        </w:rPr>
        <w:t xml:space="preserve">5.4 Classification Does Not Drive Enforcement Independently</w:t>
      </w:r>
    </w:p>
    <w:p w:rsidR="00000000" w:rsidDel="00000000" w:rsidP="00000000" w:rsidRDefault="00000000" w:rsidRPr="00000000" w14:paraId="000000D9">
      <w:pPr>
        <w:spacing w:after="240" w:before="240" w:lineRule="auto"/>
        <w:rPr/>
      </w:pPr>
      <w:r w:rsidDel="00000000" w:rsidR="00000000" w:rsidRPr="00000000">
        <w:rPr>
          <w:rtl w:val="0"/>
        </w:rPr>
        <w:t xml:space="preserve">Classification alone does not trigger enforcement behavior.</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DB">
      <w:pPr>
        <w:numPr>
          <w:ilvl w:val="0"/>
          <w:numId w:val="12"/>
        </w:numPr>
        <w:spacing w:after="0" w:afterAutospacing="0" w:before="240" w:lineRule="auto"/>
        <w:ind w:left="720" w:hanging="360"/>
      </w:pPr>
      <w:r w:rsidDel="00000000" w:rsidR="00000000" w:rsidRPr="00000000">
        <w:rPr>
          <w:rtl w:val="0"/>
        </w:rPr>
        <w:t xml:space="preserve">No enforcement occurs unless classification is explicitly referenced in a Policy Assignment Rule</w:t>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Missing classification cannot be used to invoke a block or action</w:t>
      </w:r>
    </w:p>
    <w:p w:rsidR="00000000" w:rsidDel="00000000" w:rsidP="00000000" w:rsidRDefault="00000000" w:rsidRPr="00000000" w14:paraId="000000DD">
      <w:pPr>
        <w:numPr>
          <w:ilvl w:val="0"/>
          <w:numId w:val="12"/>
        </w:numPr>
        <w:spacing w:after="240" w:before="0" w:beforeAutospacing="0" w:lineRule="auto"/>
        <w:ind w:left="720" w:hanging="360"/>
      </w:pPr>
      <w:r w:rsidDel="00000000" w:rsidR="00000000" w:rsidRPr="00000000">
        <w:rPr>
          <w:rtl w:val="0"/>
        </w:rPr>
        <w:t xml:space="preserve">Classification remains a contextual signal, not a control plane on its own</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cliv8xtkcmva" w:id="29"/>
      <w:bookmarkEnd w:id="29"/>
      <w:commentRangeStart w:id="2"/>
      <w:r w:rsidDel="00000000" w:rsidR="00000000" w:rsidRPr="00000000">
        <w:rPr>
          <w:rtl w:val="0"/>
        </w:rPr>
        <w:t xml:space="preserve">5.5 Customer Implemented Encrypted File Transformation Conflict with SpecterX - Purview Limitation Intersection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SpecterX cannot apply its own file-level protection or transformation to files that are already encrypted or protected by customer-configured Microsoft Purview policies within SharePoint.</w:t>
      </w:r>
    </w:p>
    <w:p w:rsidR="00000000" w:rsidDel="00000000" w:rsidP="00000000" w:rsidRDefault="00000000" w:rsidRPr="00000000" w14:paraId="000000E1">
      <w:pPr>
        <w:spacing w:after="240" w:before="240" w:lineRule="auto"/>
        <w:rPr/>
      </w:pPr>
      <w:r w:rsidDel="00000000" w:rsidR="00000000" w:rsidRPr="00000000">
        <w:rPr>
          <w:rtl w:val="0"/>
        </w:rPr>
        <w:t xml:space="preserve">This limitation occurs when a SharePoint tenant has applied Purview-based encryption or protection to files, including:</w:t>
      </w:r>
    </w:p>
    <w:p w:rsidR="00000000" w:rsidDel="00000000" w:rsidP="00000000" w:rsidRDefault="00000000" w:rsidRPr="00000000" w14:paraId="000000E2">
      <w:pPr>
        <w:numPr>
          <w:ilvl w:val="0"/>
          <w:numId w:val="35"/>
        </w:numPr>
        <w:spacing w:after="0" w:afterAutospacing="0" w:before="240" w:lineRule="auto"/>
        <w:ind w:left="720" w:hanging="360"/>
        <w:rPr>
          <w:color w:val="2d2d2d"/>
          <w:sz w:val="22"/>
          <w:szCs w:val="22"/>
        </w:rPr>
      </w:pPr>
      <w:r w:rsidDel="00000000" w:rsidR="00000000" w:rsidRPr="00000000">
        <w:rPr>
          <w:rtl w:val="0"/>
        </w:rPr>
        <w:t xml:space="preserve">IRM  encryption </w:t>
      </w:r>
    </w:p>
    <w:p w:rsidR="00000000" w:rsidDel="00000000" w:rsidP="00000000" w:rsidRDefault="00000000" w:rsidRPr="00000000" w14:paraId="000000E3">
      <w:pPr>
        <w:numPr>
          <w:ilvl w:val="0"/>
          <w:numId w:val="35"/>
        </w:numPr>
        <w:spacing w:after="0" w:afterAutospacing="0" w:before="0" w:beforeAutospacing="0" w:lineRule="auto"/>
        <w:ind w:left="720" w:hanging="360"/>
        <w:rPr>
          <w:color w:val="2d2d2d"/>
          <w:sz w:val="22"/>
          <w:szCs w:val="22"/>
        </w:rPr>
      </w:pPr>
      <w:r w:rsidDel="00000000" w:rsidR="00000000" w:rsidRPr="00000000">
        <w:rPr>
          <w:rtl w:val="0"/>
        </w:rPr>
        <w:t xml:space="preserve">Purview-applied watermarking</w:t>
      </w:r>
    </w:p>
    <w:p w:rsidR="00000000" w:rsidDel="00000000" w:rsidP="00000000" w:rsidRDefault="00000000" w:rsidRPr="00000000" w14:paraId="000000E4">
      <w:pPr>
        <w:numPr>
          <w:ilvl w:val="0"/>
          <w:numId w:val="35"/>
        </w:numPr>
        <w:spacing w:after="240" w:before="0" w:beforeAutospacing="0" w:lineRule="auto"/>
        <w:ind w:left="720" w:hanging="360"/>
        <w:rPr>
          <w:color w:val="2d2d2d"/>
          <w:sz w:val="22"/>
          <w:szCs w:val="22"/>
        </w:rPr>
      </w:pPr>
      <w:r w:rsidDel="00000000" w:rsidR="00000000" w:rsidRPr="00000000">
        <w:rPr>
          <w:rtl w:val="0"/>
        </w:rPr>
        <w:t xml:space="preserve">Any Purview configuration that encrypts or restricts file access at the file level</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Because these protections encrypt the file prior to SpecterX policy evaluation, SpecterX cannot apply additional file-level transformations such as:</w:t>
      </w:r>
    </w:p>
    <w:p w:rsidR="00000000" w:rsidDel="00000000" w:rsidP="00000000" w:rsidRDefault="00000000" w:rsidRPr="00000000" w14:paraId="000000E6">
      <w:pPr>
        <w:numPr>
          <w:ilvl w:val="0"/>
          <w:numId w:val="26"/>
        </w:numPr>
        <w:spacing w:after="0" w:afterAutospacing="0" w:before="240" w:lineRule="auto"/>
        <w:ind w:left="720" w:hanging="360"/>
        <w:rPr>
          <w:color w:val="2d2d2d"/>
          <w:sz w:val="22"/>
          <w:szCs w:val="22"/>
        </w:rPr>
      </w:pPr>
      <w:r w:rsidDel="00000000" w:rsidR="00000000" w:rsidRPr="00000000">
        <w:rPr>
          <w:rtl w:val="0"/>
        </w:rPr>
        <w:t xml:space="preserve">SpecterX IRM encryption</w:t>
      </w:r>
    </w:p>
    <w:p w:rsidR="00000000" w:rsidDel="00000000" w:rsidP="00000000" w:rsidRDefault="00000000" w:rsidRPr="00000000" w14:paraId="000000E7">
      <w:pPr>
        <w:numPr>
          <w:ilvl w:val="0"/>
          <w:numId w:val="26"/>
        </w:numPr>
        <w:spacing w:after="0" w:afterAutospacing="0" w:before="0" w:beforeAutospacing="0" w:lineRule="auto"/>
        <w:ind w:left="720" w:hanging="360"/>
        <w:rPr>
          <w:color w:val="2d2d2d"/>
          <w:sz w:val="22"/>
          <w:szCs w:val="22"/>
        </w:rPr>
      </w:pPr>
      <w:r w:rsidDel="00000000" w:rsidR="00000000" w:rsidRPr="00000000">
        <w:rPr>
          <w:rtl w:val="0"/>
        </w:rPr>
        <w:t xml:space="preserve">SpecterX password protection</w:t>
      </w:r>
    </w:p>
    <w:p w:rsidR="00000000" w:rsidDel="00000000" w:rsidP="00000000" w:rsidRDefault="00000000" w:rsidRPr="00000000" w14:paraId="000000E8">
      <w:pPr>
        <w:numPr>
          <w:ilvl w:val="0"/>
          <w:numId w:val="26"/>
        </w:numPr>
        <w:spacing w:after="0" w:afterAutospacing="0" w:before="0" w:beforeAutospacing="0" w:lineRule="auto"/>
        <w:ind w:left="720" w:hanging="360"/>
        <w:rPr>
          <w:color w:val="2d2d2d"/>
          <w:sz w:val="22"/>
          <w:szCs w:val="22"/>
        </w:rPr>
      </w:pPr>
      <w:r w:rsidDel="00000000" w:rsidR="00000000" w:rsidRPr="00000000">
        <w:rPr>
          <w:rtl w:val="0"/>
        </w:rPr>
        <w:t xml:space="preserve">SpecterX watermarking</w:t>
      </w:r>
    </w:p>
    <w:p w:rsidR="00000000" w:rsidDel="00000000" w:rsidP="00000000" w:rsidRDefault="00000000" w:rsidRPr="00000000" w14:paraId="000000E9">
      <w:pPr>
        <w:numPr>
          <w:ilvl w:val="0"/>
          <w:numId w:val="26"/>
        </w:numPr>
        <w:spacing w:after="240" w:before="0" w:beforeAutospacing="0" w:lineRule="auto"/>
        <w:ind w:left="720" w:hanging="360"/>
        <w:rPr>
          <w:color w:val="2d2d2d"/>
          <w:sz w:val="22"/>
          <w:szCs w:val="22"/>
        </w:rPr>
      </w:pPr>
      <w:r w:rsidDel="00000000" w:rsidR="00000000" w:rsidRPr="00000000">
        <w:rPr>
          <w:rtl w:val="0"/>
        </w:rPr>
        <w:t xml:space="preserve">SpecterX Viewer-based access control</w:t>
      </w:r>
    </w:p>
    <w:p w:rsidR="00000000" w:rsidDel="00000000" w:rsidP="00000000" w:rsidRDefault="00000000" w:rsidRPr="00000000" w14:paraId="000000EA">
      <w:pPr>
        <w:spacing w:after="240" w:before="240" w:lineRule="auto"/>
        <w:rPr/>
      </w:pPr>
      <w:r w:rsidDel="00000000" w:rsidR="00000000" w:rsidRPr="00000000">
        <w:rPr>
          <w:rtl w:val="0"/>
        </w:rPr>
        <w:t xml:space="preserve">SpecterX cannot re-encrypt or modify files that are already encrypted by Purview.</w:t>
      </w:r>
    </w:p>
    <w:p w:rsidR="00000000" w:rsidDel="00000000" w:rsidP="00000000" w:rsidRDefault="00000000" w:rsidRPr="00000000" w14:paraId="000000EB">
      <w:pPr>
        <w:pStyle w:val="Heading2"/>
        <w:rPr/>
      </w:pPr>
      <w:bookmarkStart w:colFirst="0" w:colLast="0" w:name="_g1nqrkspor0c" w:id="30"/>
      <w:bookmarkEnd w:id="30"/>
      <w:r w:rsidDel="00000000" w:rsidR="00000000" w:rsidRPr="00000000">
        <w:rPr>
          <w:rtl w:val="0"/>
        </w:rPr>
      </w:r>
    </w:p>
    <w:p w:rsidR="00000000" w:rsidDel="00000000" w:rsidP="00000000" w:rsidRDefault="00000000" w:rsidRPr="00000000" w14:paraId="000000EC">
      <w:pPr>
        <w:pStyle w:val="Heading2"/>
        <w:rPr/>
      </w:pPr>
      <w:bookmarkStart w:colFirst="0" w:colLast="0" w:name="_kjfamghoii2" w:id="31"/>
      <w:bookmarkEnd w:id="31"/>
      <w:r w:rsidDel="00000000" w:rsidR="00000000" w:rsidRPr="00000000">
        <w:rPr>
          <w:rtl w:val="0"/>
        </w:rPr>
        <w:t xml:space="preserve">6. Technical Flows</w:t>
      </w:r>
    </w:p>
    <w:p w:rsidR="00000000" w:rsidDel="00000000" w:rsidP="00000000" w:rsidRDefault="00000000" w:rsidRPr="00000000" w14:paraId="000000ED">
      <w:pPr>
        <w:pStyle w:val="Heading3"/>
        <w:rPr/>
      </w:pPr>
      <w:bookmarkStart w:colFirst="0" w:colLast="0" w:name="_s7ttl3lcnmem" w:id="32"/>
      <w:bookmarkEnd w:id="32"/>
      <w:r w:rsidDel="00000000" w:rsidR="00000000" w:rsidRPr="00000000">
        <w:rPr>
          <w:rtl w:val="0"/>
        </w:rPr>
      </w:r>
    </w:p>
    <w:p w:rsidR="00000000" w:rsidDel="00000000" w:rsidP="00000000" w:rsidRDefault="00000000" w:rsidRPr="00000000" w14:paraId="000000EE">
      <w:pPr>
        <w:pStyle w:val="Heading3"/>
        <w:rPr/>
      </w:pPr>
      <w:bookmarkStart w:colFirst="0" w:colLast="0" w:name="_oeo6dz5zmxv4" w:id="33"/>
      <w:bookmarkEnd w:id="33"/>
      <w:r w:rsidDel="00000000" w:rsidR="00000000" w:rsidRPr="00000000">
        <w:rPr>
          <w:rtl w:val="0"/>
        </w:rPr>
        <w:t xml:space="preserve">6.1 Purview in Mail - Flow &amp;  Dependencies</w:t>
      </w:r>
    </w:p>
    <w:p w:rsidR="00000000" w:rsidDel="00000000" w:rsidP="00000000" w:rsidRDefault="00000000" w:rsidRPr="00000000" w14:paraId="000000EF">
      <w:pPr>
        <w:rPr/>
      </w:pPr>
      <w:r w:rsidDel="00000000" w:rsidR="00000000" w:rsidRPr="00000000">
        <w:rPr>
          <w:b w:val="1"/>
          <w:bCs w:val="1"/>
          <w:rtl w:val="0"/>
        </w:rPr>
        <w:t xml:space="preserve">Purpose:</w:t>
      </w:r>
      <w:r w:rsidDel="00000000" w:rsidR="00000000" w:rsidRPr="00000000">
        <w:rPr>
          <w:rtl w:val="0"/>
        </w:rPr>
        <w:t xml:space="preserve"> Describe how the Purview Sensitivity Label enters SpecterX through mail-based sharing.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Technical Flow:</w:t>
      </w:r>
    </w:p>
    <w:p w:rsidR="00000000" w:rsidDel="00000000" w:rsidP="00000000" w:rsidRDefault="00000000" w:rsidRPr="00000000" w14:paraId="000000F2">
      <w:pPr>
        <w:numPr>
          <w:ilvl w:val="0"/>
          <w:numId w:val="7"/>
        </w:numPr>
        <w:ind w:left="720" w:hanging="360"/>
        <w:rPr>
          <w:u w:val="none"/>
        </w:rPr>
      </w:pPr>
      <w:r w:rsidDel="00000000" w:rsidR="00000000" w:rsidRPr="00000000">
        <w:rPr>
          <w:b w:val="1"/>
          <w:bCs w:val="1"/>
          <w:rtl w:val="0"/>
        </w:rPr>
        <w:t xml:space="preserve">Ingestion Event:</w:t>
      </w:r>
      <w:r w:rsidDel="00000000" w:rsidR="00000000" w:rsidRPr="00000000">
        <w:rPr>
          <w:rtl w:val="0"/>
        </w:rPr>
        <w:t xml:space="preserve"> An email containing sensitive data or a Sensitivity Label is routed to SpecterX via organization-configured Transport Rules.</w:t>
      </w:r>
    </w:p>
    <w:p w:rsidR="00000000" w:rsidDel="00000000" w:rsidP="00000000" w:rsidRDefault="00000000" w:rsidRPr="00000000" w14:paraId="000000F3">
      <w:pPr>
        <w:numPr>
          <w:ilvl w:val="0"/>
          <w:numId w:val="7"/>
        </w:numPr>
        <w:ind w:left="720" w:hanging="360"/>
        <w:rPr>
          <w:u w:val="none"/>
        </w:rPr>
      </w:pPr>
      <w:r w:rsidDel="00000000" w:rsidR="00000000" w:rsidRPr="00000000">
        <w:rPr>
          <w:b w:val="1"/>
          <w:bCs w:val="1"/>
          <w:rtl w:val="0"/>
        </w:rPr>
        <w:t xml:space="preserve">Sensitivity Label Extraction: </w:t>
      </w:r>
      <w:r w:rsidDel="00000000" w:rsidR="00000000" w:rsidRPr="00000000">
        <w:rPr>
          <w:rtl w:val="0"/>
        </w:rPr>
        <w:t xml:space="preserve">Sp</w:t>
      </w:r>
      <w:r w:rsidDel="00000000" w:rsidR="00000000" w:rsidRPr="00000000">
        <w:rPr>
          <w:rtl w:val="0"/>
        </w:rPr>
        <w:t xml:space="preserve">ecterX parses the email to extract the Sensitivity Label from two sources:</w:t>
      </w:r>
    </w:p>
    <w:p w:rsidR="00000000" w:rsidDel="00000000" w:rsidP="00000000" w:rsidRDefault="00000000" w:rsidRPr="00000000" w14:paraId="000000F4">
      <w:pPr>
        <w:numPr>
          <w:ilvl w:val="0"/>
          <w:numId w:val="7"/>
        </w:numPr>
        <w:ind w:left="720" w:hanging="360"/>
        <w:rPr>
          <w:u w:val="none"/>
        </w:rPr>
      </w:pPr>
      <w:r w:rsidDel="00000000" w:rsidR="00000000" w:rsidRPr="00000000">
        <w:rPr>
          <w:b w:val="1"/>
          <w:bCs w:val="1"/>
          <w:rtl w:val="0"/>
        </w:rPr>
        <w:t xml:space="preserve">Email Headers: </w:t>
      </w:r>
      <w:r w:rsidDel="00000000" w:rsidR="00000000" w:rsidRPr="00000000">
        <w:rPr>
          <w:rtl w:val="0"/>
        </w:rPr>
        <w:t xml:space="preserve">The msip_labels header is parsed to identify the label applied to the email message itself (e.g., </w:t>
      </w:r>
      <w:r w:rsidDel="00000000" w:rsidR="00000000" w:rsidRPr="00000000">
        <w:rPr>
          <w:shd w:fill="efefef" w:val="clear"/>
          <w:rtl w:val="0"/>
        </w:rPr>
        <w:t xml:space="preserve"> </w:t>
      </w:r>
      <w:r w:rsidDel="00000000" w:rsidR="00000000" w:rsidRPr="00000000">
        <w:rPr>
          <w:rFonts w:ascii="Consolas" w:cs="Consolas" w:eastAsia="Consolas" w:hAnsi="Consolas"/>
          <w:shd w:fill="efefef" w:val="clear"/>
          <w:rtl w:val="0"/>
        </w:rPr>
        <w:t xml:space="preserve">MSIP_Label_&lt;GUID&gt;_Name=Confidential </w:t>
      </w:r>
      <w:r w:rsidDel="00000000" w:rsidR="00000000" w:rsidRPr="00000000">
        <w:rPr>
          <w:rtl w:val="0"/>
        </w:rPr>
        <w:t xml:space="preserve">).</w:t>
      </w:r>
    </w:p>
    <w:p w:rsidR="00000000" w:rsidDel="00000000" w:rsidP="00000000" w:rsidRDefault="00000000" w:rsidRPr="00000000" w14:paraId="000000F5">
      <w:pPr>
        <w:numPr>
          <w:ilvl w:val="0"/>
          <w:numId w:val="7"/>
        </w:numPr>
        <w:ind w:left="720" w:hanging="360"/>
        <w:rPr>
          <w:u w:val="none"/>
        </w:rPr>
      </w:pPr>
      <w:r w:rsidDel="00000000" w:rsidR="00000000" w:rsidRPr="00000000">
        <w:rPr>
          <w:b w:val="1"/>
          <w:bCs w:val="1"/>
          <w:rtl w:val="0"/>
        </w:rPr>
        <w:t xml:space="preserve">Email Attachments: </w:t>
      </w:r>
      <w:r w:rsidDel="00000000" w:rsidR="00000000" w:rsidRPr="00000000">
        <w:rPr>
          <w:rtl w:val="0"/>
        </w:rPr>
        <w:t xml:space="preserve">Supported file attachments are inspected to extract Sensitivity Labels directly from their metadata (e.g., Office file properties).</w:t>
      </w:r>
    </w:p>
    <w:p w:rsidR="00000000" w:rsidDel="00000000" w:rsidP="00000000" w:rsidRDefault="00000000" w:rsidRPr="00000000" w14:paraId="000000F6">
      <w:pPr>
        <w:numPr>
          <w:ilvl w:val="0"/>
          <w:numId w:val="7"/>
        </w:numPr>
        <w:ind w:left="720" w:hanging="360"/>
        <w:rPr>
          <w:u w:val="none"/>
        </w:rPr>
      </w:pPr>
      <w:r w:rsidDel="00000000" w:rsidR="00000000" w:rsidRPr="00000000">
        <w:rPr>
          <w:b w:val="1"/>
          <w:bCs w:val="1"/>
          <w:rtl w:val="0"/>
        </w:rPr>
        <w:t xml:space="preserve">Resolution: </w:t>
      </w:r>
      <w:r w:rsidDel="00000000" w:rsidR="00000000" w:rsidRPr="00000000">
        <w:rPr>
          <w:rtl w:val="0"/>
        </w:rPr>
        <w:t xml:space="preserve">The extracted label GUIDs/Names are resolved against the imported Purview Label Taxonomy.</w:t>
      </w:r>
    </w:p>
    <w:p w:rsidR="00000000" w:rsidDel="00000000" w:rsidP="00000000" w:rsidRDefault="00000000" w:rsidRPr="00000000" w14:paraId="000000F7">
      <w:pPr>
        <w:numPr>
          <w:ilvl w:val="0"/>
          <w:numId w:val="7"/>
        </w:numPr>
        <w:ind w:left="720" w:hanging="360"/>
        <w:rPr>
          <w:u w:val="none"/>
        </w:rPr>
      </w:pPr>
      <w:r w:rsidDel="00000000" w:rsidR="00000000" w:rsidRPr="00000000">
        <w:rPr>
          <w:b w:val="1"/>
          <w:bCs w:val="1"/>
          <w:rtl w:val="0"/>
        </w:rPr>
        <w:t xml:space="preserve">Classification Record:</w:t>
      </w:r>
      <w:r w:rsidDel="00000000" w:rsidR="00000000" w:rsidRPr="00000000">
        <w:rPr>
          <w:rtl w:val="0"/>
        </w:rPr>
        <w:t xml:space="preserve"> The resolved </w:t>
      </w:r>
      <w:r w:rsidDel="00000000" w:rsidR="00000000" w:rsidRPr="00000000">
        <w:rPr>
          <w:rtl w:val="0"/>
        </w:rPr>
        <w:t xml:space="preserve">Sensitivity</w:t>
      </w:r>
      <w:r w:rsidDel="00000000" w:rsidR="00000000" w:rsidRPr="00000000">
        <w:rPr>
          <w:rtl w:val="0"/>
        </w:rPr>
        <w:t xml:space="preserve"> Label is recorded in SpecterX as the classification of the email item and its attachments (if attachments have separate Sensitivity Labels from the email object itself, use thsee).</w:t>
      </w:r>
    </w:p>
    <w:p w:rsidR="00000000" w:rsidDel="00000000" w:rsidP="00000000" w:rsidRDefault="00000000" w:rsidRPr="00000000" w14:paraId="000000F8">
      <w:pPr>
        <w:numPr>
          <w:ilvl w:val="0"/>
          <w:numId w:val="7"/>
        </w:numPr>
        <w:ind w:left="720" w:hanging="360"/>
        <w:rPr>
          <w:u w:val="none"/>
        </w:rPr>
      </w:pPr>
      <w:r w:rsidDel="00000000" w:rsidR="00000000" w:rsidRPr="00000000">
        <w:rPr>
          <w:b w:val="1"/>
          <w:bCs w:val="1"/>
          <w:rtl w:val="0"/>
        </w:rPr>
        <w:t xml:space="preserve">Using the Classification: </w:t>
      </w:r>
      <w:r w:rsidDel="00000000" w:rsidR="00000000" w:rsidRPr="00000000">
        <w:rPr>
          <w:rtl w:val="0"/>
        </w:rPr>
        <w:t xml:space="preserve">The classification, now a part of the email and attachments metadatas, is used for mechanisms such as </w:t>
      </w:r>
      <w:r w:rsidDel="00000000" w:rsidR="00000000" w:rsidRPr="00000000">
        <w:rPr>
          <w:rtl w:val="0"/>
        </w:rPr>
        <w:t xml:space="preserve">Policy Assignment Rules.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Example:</w:t>
      </w:r>
    </w:p>
    <w:p w:rsidR="00000000" w:rsidDel="00000000" w:rsidP="00000000" w:rsidRDefault="00000000" w:rsidRPr="00000000" w14:paraId="000000FB">
      <w:pPr>
        <w:rPr/>
      </w:pPr>
      <w:r w:rsidDel="00000000" w:rsidR="00000000" w:rsidRPr="00000000">
        <w:rPr>
          <w:rtl w:val="0"/>
        </w:rPr>
        <w:t xml:space="preserve">See this text representation of an email object which was labeled with a Purview Sensitivity Label </w:t>
      </w:r>
      <w:hyperlink r:id="rId10">
        <w:r w:rsidDel="00000000" w:rsidR="00000000" w:rsidRPr="00000000">
          <w:rPr>
            <w:color w:val="0000ee"/>
            <w:u w:val="single"/>
            <w:rtl w:val="0"/>
          </w:rPr>
          <w:t xml:space="preserve">Purview Label in email</w:t>
        </w:r>
      </w:hyperlink>
      <w:r w:rsidDel="00000000" w:rsidR="00000000" w:rsidRPr="00000000">
        <w:rPr>
          <w:rtl w:val="0"/>
        </w:rPr>
        <w:t xml:space="preserve">. Search there for </w:t>
      </w:r>
      <w:r w:rsidDel="00000000" w:rsidR="00000000" w:rsidRPr="00000000">
        <w:rPr>
          <w:rFonts w:ascii="Consolas" w:cs="Consolas" w:eastAsia="Consolas" w:hAnsi="Consolas"/>
          <w:shd w:fill="efefef" w:val="clear"/>
          <w:rtl w:val="0"/>
        </w:rPr>
        <w:t xml:space="preserve">MSIP_Label_</w:t>
      </w:r>
      <w:r w:rsidDel="00000000" w:rsidR="00000000" w:rsidRPr="00000000">
        <w:rPr>
          <w:rtl w:val="0"/>
        </w:rPr>
        <w:t xml:space="preserve"> string in this document to see how an email is labeled.</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Integration Details:</w:t>
      </w:r>
    </w:p>
    <w:p w:rsidR="00000000" w:rsidDel="00000000" w:rsidP="00000000" w:rsidRDefault="00000000" w:rsidRPr="00000000" w14:paraId="000000FE">
      <w:pPr>
        <w:numPr>
          <w:ilvl w:val="0"/>
          <w:numId w:val="22"/>
        </w:numPr>
        <w:ind w:left="720" w:hanging="360"/>
        <w:rPr>
          <w:u w:val="none"/>
        </w:rPr>
      </w:pPr>
      <w:r w:rsidDel="00000000" w:rsidR="00000000" w:rsidRPr="00000000">
        <w:rPr>
          <w:rtl w:val="0"/>
        </w:rPr>
        <w:t xml:space="preserve">Upstream Systems: Microsoft Exchange Online.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Prerequisites:</w:t>
      </w:r>
    </w:p>
    <w:p w:rsidR="00000000" w:rsidDel="00000000" w:rsidP="00000000" w:rsidRDefault="00000000" w:rsidRPr="00000000" w14:paraId="00000101">
      <w:pPr>
        <w:numPr>
          <w:ilvl w:val="0"/>
          <w:numId w:val="36"/>
        </w:numPr>
        <w:ind w:left="720" w:hanging="360"/>
        <w:rPr>
          <w:u w:val="none"/>
        </w:rPr>
      </w:pPr>
      <w:r w:rsidDel="00000000" w:rsidR="00000000" w:rsidRPr="00000000">
        <w:rPr>
          <w:rtl w:val="0"/>
        </w:rPr>
        <w:t xml:space="preserve">Exchange Transp</w:t>
      </w:r>
      <w:r w:rsidDel="00000000" w:rsidR="00000000" w:rsidRPr="00000000">
        <w:rPr>
          <w:rtl w:val="0"/>
        </w:rPr>
        <w:t xml:space="preserve">ort Rule configured to route relevant emails to SpecterX.</w:t>
      </w:r>
    </w:p>
    <w:p w:rsidR="00000000" w:rsidDel="00000000" w:rsidP="00000000" w:rsidRDefault="00000000" w:rsidRPr="00000000" w14:paraId="00000102">
      <w:pPr>
        <w:numPr>
          <w:ilvl w:val="0"/>
          <w:numId w:val="36"/>
        </w:numPr>
        <w:ind w:left="720" w:hanging="360"/>
        <w:rPr/>
      </w:pPr>
      <w:r w:rsidDel="00000000" w:rsidR="00000000" w:rsidRPr="00000000">
        <w:rPr>
          <w:rtl w:val="0"/>
        </w:rPr>
        <w:t xml:space="preserve">Purview Label Taxonomy imported into SpecterX.</w:t>
      </w:r>
    </w:p>
    <w:p w:rsidR="00000000" w:rsidDel="00000000" w:rsidP="00000000" w:rsidRDefault="00000000" w:rsidRPr="00000000" w14:paraId="00000103">
      <w:pPr>
        <w:numPr>
          <w:ilvl w:val="0"/>
          <w:numId w:val="36"/>
        </w:numPr>
        <w:ind w:left="720" w:hanging="360"/>
        <w:rPr/>
      </w:pPr>
      <w:r w:rsidDel="00000000" w:rsidR="00000000" w:rsidRPr="00000000">
        <w:rPr>
          <w:rtl w:val="0"/>
        </w:rPr>
        <w:t xml:space="preserve">Data Emitted:</w:t>
      </w:r>
    </w:p>
    <w:p w:rsidR="00000000" w:rsidDel="00000000" w:rsidP="00000000" w:rsidRDefault="00000000" w:rsidRPr="00000000" w14:paraId="00000104">
      <w:pPr>
        <w:numPr>
          <w:ilvl w:val="0"/>
          <w:numId w:val="36"/>
        </w:numPr>
        <w:ind w:left="720" w:hanging="360"/>
        <w:rPr/>
      </w:pPr>
      <w:r w:rsidDel="00000000" w:rsidR="00000000" w:rsidRPr="00000000">
        <w:rPr>
          <w:rtl w:val="0"/>
        </w:rPr>
        <w:t xml:space="preserve">Sensitivity Label Name (from header or attachment).</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rPr/>
      </w:pPr>
      <w:bookmarkStart w:colFirst="0" w:colLast="0" w:name="_49nxiuthryz3" w:id="34"/>
      <w:bookmarkEnd w:id="34"/>
      <w:r w:rsidDel="00000000" w:rsidR="00000000" w:rsidRPr="00000000">
        <w:rPr>
          <w:rtl w:val="0"/>
        </w:rPr>
        <w:t xml:space="preserve">6.2 Direct File Metadata Ingestion - Flow &amp; Dependencies</w:t>
      </w:r>
    </w:p>
    <w:p w:rsidR="00000000" w:rsidDel="00000000" w:rsidP="00000000" w:rsidRDefault="00000000" w:rsidRPr="00000000" w14:paraId="00000108">
      <w:pPr>
        <w:rPr/>
      </w:pPr>
      <w:r w:rsidDel="00000000" w:rsidR="00000000" w:rsidRPr="00000000">
        <w:rPr>
          <w:b w:val="1"/>
          <w:bCs w:val="1"/>
          <w:rtl w:val="0"/>
        </w:rPr>
        <w:t xml:space="preserve">Purpose:</w:t>
      </w:r>
      <w:r w:rsidDel="00000000" w:rsidR="00000000" w:rsidRPr="00000000">
        <w:rPr>
          <w:rtl w:val="0"/>
        </w:rPr>
        <w:t xml:space="preserve"> Describe how the Purview Sensitivity Label enters SpecterX when file metadata is ingested directly into the platform.</w:t>
      </w:r>
    </w:p>
    <w:p w:rsidR="00000000" w:rsidDel="00000000" w:rsidP="00000000" w:rsidRDefault="00000000" w:rsidRPr="00000000" w14:paraId="00000109">
      <w:pPr>
        <w:rPr>
          <w:u w:val="single"/>
        </w:rPr>
      </w:pPr>
      <w:r w:rsidDel="00000000" w:rsidR="00000000" w:rsidRPr="00000000">
        <w:rPr>
          <w:rtl w:val="0"/>
        </w:rPr>
      </w:r>
    </w:p>
    <w:p w:rsidR="00000000" w:rsidDel="00000000" w:rsidP="00000000" w:rsidRDefault="00000000" w:rsidRPr="00000000" w14:paraId="0000010A">
      <w:pPr>
        <w:rPr>
          <w:u w:val="single"/>
        </w:rPr>
      </w:pPr>
      <w:r w:rsidDel="00000000" w:rsidR="00000000" w:rsidRPr="00000000">
        <w:rPr>
          <w:u w:val="single"/>
          <w:rtl w:val="0"/>
        </w:rPr>
        <w:t xml:space="preserve">This needs to be done only for Office files and PDF files.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Technical Flow:</w:t>
      </w:r>
    </w:p>
    <w:p w:rsidR="00000000" w:rsidDel="00000000" w:rsidP="00000000" w:rsidRDefault="00000000" w:rsidRPr="00000000" w14:paraId="0000010D">
      <w:pPr>
        <w:numPr>
          <w:ilvl w:val="0"/>
          <w:numId w:val="24"/>
        </w:numPr>
        <w:ind w:left="720" w:hanging="360"/>
        <w:rPr>
          <w:u w:val="none"/>
        </w:rPr>
      </w:pPr>
      <w:r w:rsidDel="00000000" w:rsidR="00000000" w:rsidRPr="00000000">
        <w:rPr>
          <w:b w:val="1"/>
          <w:bCs w:val="1"/>
          <w:rtl w:val="0"/>
        </w:rPr>
        <w:t xml:space="preserve">Ingestion Event:</w:t>
      </w:r>
      <w:r w:rsidDel="00000000" w:rsidR="00000000" w:rsidRPr="00000000">
        <w:rPr>
          <w:rtl w:val="0"/>
        </w:rPr>
        <w:t xml:space="preserve"> A file is uploaded or ingested into SpecterX (e.g., via API, portal, or agent).</w:t>
      </w:r>
    </w:p>
    <w:p w:rsidR="00000000" w:rsidDel="00000000" w:rsidP="00000000" w:rsidRDefault="00000000" w:rsidRPr="00000000" w14:paraId="0000010E">
      <w:pPr>
        <w:numPr>
          <w:ilvl w:val="0"/>
          <w:numId w:val="24"/>
        </w:numPr>
        <w:ind w:left="720" w:hanging="360"/>
        <w:rPr>
          <w:u w:val="none"/>
        </w:rPr>
      </w:pPr>
      <w:r w:rsidDel="00000000" w:rsidR="00000000" w:rsidRPr="00000000">
        <w:rPr>
          <w:b w:val="1"/>
          <w:bCs w:val="1"/>
          <w:rtl w:val="0"/>
        </w:rPr>
        <w:t xml:space="preserve">Metadata Extraction:</w:t>
      </w:r>
      <w:r w:rsidDel="00000000" w:rsidR="00000000" w:rsidRPr="00000000">
        <w:rPr>
          <w:rtl w:val="0"/>
        </w:rPr>
        <w:t xml:space="preserve"> Before the file is migrated to the customer storage, SpecterX reads the file's metadata properties.</w:t>
      </w:r>
    </w:p>
    <w:p w:rsidR="00000000" w:rsidDel="00000000" w:rsidP="00000000" w:rsidRDefault="00000000" w:rsidRPr="00000000" w14:paraId="0000010F">
      <w:pPr>
        <w:numPr>
          <w:ilvl w:val="0"/>
          <w:numId w:val="24"/>
        </w:numPr>
        <w:ind w:left="720" w:hanging="360"/>
        <w:rPr>
          <w:u w:val="none"/>
        </w:rPr>
      </w:pPr>
      <w:r w:rsidDel="00000000" w:rsidR="00000000" w:rsidRPr="00000000">
        <w:rPr>
          <w:rtl w:val="0"/>
        </w:rPr>
        <w:t xml:space="preserve">For Office files (DOCX, XLSX, PPTX), this involves parsing the docProps/custom.xml part of the file package.</w:t>
      </w:r>
    </w:p>
    <w:p w:rsidR="00000000" w:rsidDel="00000000" w:rsidP="00000000" w:rsidRDefault="00000000" w:rsidRPr="00000000" w14:paraId="00000110">
      <w:pPr>
        <w:numPr>
          <w:ilvl w:val="0"/>
          <w:numId w:val="24"/>
        </w:numPr>
        <w:ind w:left="720" w:hanging="360"/>
        <w:rPr>
          <w:u w:val="none"/>
        </w:rPr>
      </w:pPr>
      <w:r w:rsidDel="00000000" w:rsidR="00000000" w:rsidRPr="00000000">
        <w:rPr>
          <w:rtl w:val="0"/>
        </w:rPr>
        <w:t xml:space="preserve">SpecterX looks for properties following the MSIP convention (e.g., MSIP_Label_&lt;GUID&gt;_Name).</w:t>
      </w:r>
    </w:p>
    <w:p w:rsidR="00000000" w:rsidDel="00000000" w:rsidP="00000000" w:rsidRDefault="00000000" w:rsidRPr="00000000" w14:paraId="00000111">
      <w:pPr>
        <w:numPr>
          <w:ilvl w:val="0"/>
          <w:numId w:val="24"/>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The extracted label GUID is resolved against the imported Purview Label Taxonomy.</w:t>
      </w:r>
    </w:p>
    <w:p w:rsidR="00000000" w:rsidDel="00000000" w:rsidP="00000000" w:rsidRDefault="00000000" w:rsidRPr="00000000" w14:paraId="00000112">
      <w:pPr>
        <w:numPr>
          <w:ilvl w:val="0"/>
          <w:numId w:val="24"/>
        </w:numPr>
        <w:ind w:left="720" w:hanging="360"/>
      </w:pPr>
      <w:r w:rsidDel="00000000" w:rsidR="00000000" w:rsidRPr="00000000">
        <w:rPr>
          <w:b w:val="1"/>
          <w:bCs w:val="1"/>
          <w:rtl w:val="0"/>
        </w:rPr>
        <w:t xml:space="preserve">Classification Record:</w:t>
      </w:r>
      <w:r w:rsidDel="00000000" w:rsidR="00000000" w:rsidRPr="00000000">
        <w:rPr>
          <w:rtl w:val="0"/>
        </w:rPr>
        <w:t xml:space="preserve"> The resolved Sensitivity Label is recorded in SpecterX as the classification of the email item and its attachments (if attachments have separate Sensitivity Labels from the email object itself, use thsee).</w:t>
      </w:r>
    </w:p>
    <w:p w:rsidR="00000000" w:rsidDel="00000000" w:rsidP="00000000" w:rsidRDefault="00000000" w:rsidRPr="00000000" w14:paraId="00000113">
      <w:pPr>
        <w:numPr>
          <w:ilvl w:val="0"/>
          <w:numId w:val="24"/>
        </w:numPr>
        <w:ind w:left="720" w:hanging="360"/>
      </w:pPr>
      <w:r w:rsidDel="00000000" w:rsidR="00000000" w:rsidRPr="00000000">
        <w:rPr>
          <w:b w:val="1"/>
          <w:bCs w:val="1"/>
          <w:rtl w:val="0"/>
        </w:rPr>
        <w:t xml:space="preserve">Using the Classification: </w:t>
      </w:r>
      <w:r w:rsidDel="00000000" w:rsidR="00000000" w:rsidRPr="00000000">
        <w:rPr>
          <w:rtl w:val="0"/>
        </w:rPr>
        <w:t xml:space="preserve">The classification, now a part of the email and attachments metadatas, is used for mechanisms such as Policy Assignment Rules.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Example:</w:t>
      </w:r>
    </w:p>
    <w:p w:rsidR="00000000" w:rsidDel="00000000" w:rsidP="00000000" w:rsidRDefault="00000000" w:rsidRPr="00000000" w14:paraId="00000116">
      <w:pPr>
        <w:rPr/>
      </w:pPr>
      <w:r w:rsidDel="00000000" w:rsidR="00000000" w:rsidRPr="00000000">
        <w:rPr>
          <w:rtl w:val="0"/>
        </w:rPr>
        <w:t xml:space="preserve">See the script, along with example files, </w:t>
      </w:r>
      <w:hyperlink r:id="rId11">
        <w:r w:rsidDel="00000000" w:rsidR="00000000" w:rsidRPr="00000000">
          <w:rPr>
            <w:color w:val="1155cc"/>
            <w:u w:val="single"/>
            <w:rtl w:val="0"/>
          </w:rPr>
          <w:t xml:space="preserve">here</w:t>
        </w:r>
      </w:hyperlink>
      <w:r w:rsidDel="00000000" w:rsidR="00000000" w:rsidRPr="00000000">
        <w:rPr>
          <w:rtl w:val="0"/>
        </w:rPr>
        <w:t xml:space="preserve">. This shows a basic implementation of how to extract Sensitivity Labels from files tagged with Sensitivity Labels.</w:t>
      </w:r>
      <w:ins w:author="Dmytro Siniukov" w:id="0" w:date="2026-01-26T09:33:51Z">
        <w:commentRangeStart w:id="3"/>
        <w:r w:rsidDel="00000000" w:rsidR="00000000" w:rsidRPr="00000000">
          <w:rPr>
            <w:rtl w:val="0"/>
          </w:rPr>
          <w:t xml:space="preserve"> However, the script does not work with files created on≥ Mac OS X platform.</w:t>
        </w:r>
      </w:ins>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Integration Details:</w:t>
      </w:r>
    </w:p>
    <w:p w:rsidR="00000000" w:rsidDel="00000000" w:rsidP="00000000" w:rsidRDefault="00000000" w:rsidRPr="00000000" w14:paraId="00000119">
      <w:pPr>
        <w:numPr>
          <w:ilvl w:val="0"/>
          <w:numId w:val="9"/>
        </w:numPr>
        <w:ind w:left="720" w:hanging="360"/>
        <w:rPr>
          <w:u w:val="none"/>
        </w:rPr>
      </w:pPr>
      <w:r w:rsidDel="00000000" w:rsidR="00000000" w:rsidRPr="00000000">
        <w:rPr>
          <w:b w:val="1"/>
          <w:bCs w:val="1"/>
          <w:rtl w:val="0"/>
        </w:rPr>
        <w:t xml:space="preserve">Upstream Systems:</w:t>
      </w:r>
      <w:r w:rsidDel="00000000" w:rsidR="00000000" w:rsidRPr="00000000">
        <w:rPr>
          <w:rtl w:val="0"/>
        </w:rPr>
        <w:t xml:space="preserve"> Client / Uploader.</w:t>
      </w:r>
    </w:p>
    <w:p w:rsidR="00000000" w:rsidDel="00000000" w:rsidP="00000000" w:rsidRDefault="00000000" w:rsidRPr="00000000" w14:paraId="0000011A">
      <w:pPr>
        <w:numPr>
          <w:ilvl w:val="0"/>
          <w:numId w:val="9"/>
        </w:numPr>
        <w:ind w:left="720" w:hanging="360"/>
        <w:rPr>
          <w:u w:val="none"/>
        </w:rPr>
      </w:pPr>
      <w:r w:rsidDel="00000000" w:rsidR="00000000" w:rsidRPr="00000000">
        <w:rPr>
          <w:b w:val="1"/>
          <w:bCs w:val="1"/>
          <w:rtl w:val="0"/>
        </w:rPr>
        <w:t xml:space="preserve">Data Emitted: </w:t>
      </w:r>
      <w:r w:rsidDel="00000000" w:rsidR="00000000" w:rsidRPr="00000000">
        <w:rPr>
          <w:rtl w:val="0"/>
        </w:rPr>
        <w:t xml:space="preserve">Sensitivity Label Name.</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rPr/>
      </w:pPr>
      <w:bookmarkStart w:colFirst="0" w:colLast="0" w:name="_t2mghxzh5fq5" w:id="35"/>
      <w:bookmarkEnd w:id="35"/>
      <w:r w:rsidDel="00000000" w:rsidR="00000000" w:rsidRPr="00000000">
        <w:rPr>
          <w:rtl w:val="0"/>
        </w:rPr>
        <w:t xml:space="preserve">6.3 SharePoint Connector In-Place Model - Flow &amp; Dependencies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Describe how the Purview Sensitivity Label enters SpecterX through the SharePoint Connector in-place model.</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Technical Flow:</w:t>
      </w:r>
    </w:p>
    <w:p w:rsidR="00000000" w:rsidDel="00000000" w:rsidP="00000000" w:rsidRDefault="00000000" w:rsidRPr="00000000" w14:paraId="00000120">
      <w:pPr>
        <w:numPr>
          <w:ilvl w:val="0"/>
          <w:numId w:val="32"/>
        </w:numPr>
        <w:spacing w:after="0" w:afterAutospacing="0" w:before="240" w:lineRule="auto"/>
        <w:ind w:left="720" w:hanging="360"/>
        <w:rPr>
          <w:u w:val="none"/>
        </w:rPr>
      </w:pPr>
      <w:r w:rsidDel="00000000" w:rsidR="00000000" w:rsidRPr="00000000">
        <w:rPr>
          <w:b w:val="1"/>
          <w:bCs w:val="1"/>
          <w:rtl w:val="0"/>
        </w:rPr>
        <w:t xml:space="preserve">Ingestion Event:</w:t>
      </w:r>
      <w:r w:rsidDel="00000000" w:rsidR="00000000" w:rsidRPr="00000000">
        <w:rPr>
          <w:rtl w:val="0"/>
        </w:rPr>
        <w:t xml:space="preserve"> User initiates a share via the 'Secure Share with SpecterX' SPFx extension in SharePoint Online.</w:t>
      </w:r>
    </w:p>
    <w:p w:rsidR="00000000" w:rsidDel="00000000" w:rsidP="00000000" w:rsidRDefault="00000000" w:rsidRPr="00000000" w14:paraId="00000121">
      <w:pPr>
        <w:numPr>
          <w:ilvl w:val="0"/>
          <w:numId w:val="32"/>
        </w:numPr>
        <w:spacing w:after="0" w:afterAutospacing="0" w:before="0" w:beforeAutospacing="0" w:lineRule="auto"/>
        <w:ind w:left="720" w:hanging="360"/>
        <w:rPr>
          <w:u w:val="none"/>
        </w:rPr>
      </w:pPr>
      <w:r w:rsidDel="00000000" w:rsidR="00000000" w:rsidRPr="00000000">
        <w:rPr>
          <w:b w:val="1"/>
          <w:bCs w:val="1"/>
          <w:rtl w:val="0"/>
        </w:rPr>
        <w:t xml:space="preserve">Metadata Extraction:</w:t>
      </w:r>
      <w:r w:rsidDel="00000000" w:rsidR="00000000" w:rsidRPr="00000000">
        <w:rPr>
          <w:rtl w:val="0"/>
        </w:rPr>
        <w:t xml:space="preserve"> SpecterX Backend receives the file reference (Site ID, Item ID) and queries the Microsoft Graph API.</w:t>
      </w:r>
    </w:p>
    <w:p w:rsidR="00000000" w:rsidDel="00000000" w:rsidP="00000000" w:rsidRDefault="00000000" w:rsidRPr="00000000" w14:paraId="00000122">
      <w:pPr>
        <w:numPr>
          <w:ilvl w:val="0"/>
          <w:numId w:val="32"/>
        </w:numPr>
        <w:spacing w:after="0" w:afterAutospacing="0" w:before="0" w:beforeAutospacing="0" w:lineRule="auto"/>
        <w:ind w:left="720" w:hanging="360"/>
        <w:rPr>
          <w:u w:val="none"/>
        </w:rPr>
      </w:pPr>
      <w:r w:rsidDel="00000000" w:rsidR="00000000" w:rsidRPr="00000000">
        <w:rPr>
          <w:b w:val="1"/>
          <w:bCs w:val="1"/>
          <w:rtl w:val="0"/>
        </w:rPr>
        <w:t xml:space="preserve">Sensitivity Label Retrieval:</w:t>
      </w:r>
      <w:r w:rsidDel="00000000" w:rsidR="00000000" w:rsidRPr="00000000">
        <w:rPr>
          <w:rtl w:val="0"/>
        </w:rPr>
        <w:t xml:space="preserve"> SpecterX reads the sensitivityLabel (or complianceTag) property from the SharePoint DriveItem metadata using the InformationProtectionPolicy.Read.All permission.</w:t>
      </w:r>
    </w:p>
    <w:p w:rsidR="00000000" w:rsidDel="00000000" w:rsidP="00000000" w:rsidRDefault="00000000" w:rsidRPr="00000000" w14:paraId="00000123">
      <w:pPr>
        <w:numPr>
          <w:ilvl w:val="0"/>
          <w:numId w:val="32"/>
        </w:numPr>
        <w:spacing w:after="240" w:before="0" w:beforeAutospacing="0" w:lineRule="auto"/>
        <w:ind w:left="720" w:hanging="360"/>
        <w:rPr>
          <w:u w:val="none"/>
        </w:rPr>
      </w:pPr>
      <w:r w:rsidDel="00000000" w:rsidR="00000000" w:rsidRPr="00000000">
        <w:rPr>
          <w:b w:val="1"/>
          <w:bCs w:val="1"/>
          <w:rtl w:val="0"/>
        </w:rPr>
        <w:t xml:space="preserve">No Binary Parsing: </w:t>
      </w:r>
      <w:r w:rsidDel="00000000" w:rsidR="00000000" w:rsidRPr="00000000">
        <w:rPr>
          <w:rtl w:val="0"/>
        </w:rPr>
        <w:t xml:space="preserve">SpecterX relies solely on the metadata provided by the API and does not download or parse the file binary for classification.</w:t>
      </w: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Requirements and Independence:</w:t>
      </w:r>
    </w:p>
    <w:p w:rsidR="00000000" w:rsidDel="00000000" w:rsidP="00000000" w:rsidRDefault="00000000" w:rsidRPr="00000000" w14:paraId="00000125">
      <w:pPr>
        <w:numPr>
          <w:ilvl w:val="0"/>
          <w:numId w:val="38"/>
        </w:numPr>
        <w:ind w:left="720" w:hanging="360"/>
        <w:rPr>
          <w:u w:val="none"/>
        </w:rPr>
      </w:pPr>
      <w:r w:rsidDel="00000000" w:rsidR="00000000" w:rsidRPr="00000000">
        <w:rPr>
          <w:b w:val="1"/>
          <w:bCs w:val="1"/>
          <w:rtl w:val="0"/>
        </w:rPr>
        <w:t xml:space="preserve">Permissions:</w:t>
      </w:r>
      <w:r w:rsidDel="00000000" w:rsidR="00000000" w:rsidRPr="00000000">
        <w:rPr>
          <w:rtl w:val="0"/>
        </w:rPr>
        <w:t xml:space="preserve"> Tenant Admin consent for InformationProtectionPolicy.Read.All and Sites.Read.All is required.</w:t>
      </w:r>
    </w:p>
    <w:p w:rsidR="00000000" w:rsidDel="00000000" w:rsidP="00000000" w:rsidRDefault="00000000" w:rsidRPr="00000000" w14:paraId="00000126">
      <w:pPr>
        <w:numPr>
          <w:ilvl w:val="0"/>
          <w:numId w:val="38"/>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This flow is independent of the Mail Flow path and does not require Exchange Transport Rules.</w:t>
      </w:r>
    </w:p>
    <w:p w:rsidR="00000000" w:rsidDel="00000000" w:rsidP="00000000" w:rsidRDefault="00000000" w:rsidRPr="00000000" w14:paraId="00000127">
      <w:pPr>
        <w:numPr>
          <w:ilvl w:val="0"/>
          <w:numId w:val="38"/>
        </w:numPr>
        <w:ind w:left="720" w:hanging="360"/>
        <w:rPr>
          <w:u w:val="none"/>
        </w:rPr>
      </w:pPr>
      <w:r w:rsidDel="00000000" w:rsidR="00000000" w:rsidRPr="00000000">
        <w:rPr>
          <w:b w:val="1"/>
          <w:bCs w:val="1"/>
          <w:rtl w:val="0"/>
        </w:rPr>
        <w:t xml:space="preserve">Downstream Systems:</w:t>
      </w:r>
      <w:r w:rsidDel="00000000" w:rsidR="00000000" w:rsidRPr="00000000">
        <w:rPr>
          <w:rtl w:val="0"/>
        </w:rPr>
        <w:t xml:space="preserve"> Resolved labels are passed to the Policy Engine and Audit Log.</w:t>
        <w:br w:type="textWrapping"/>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gichkmlrnywe" w:id="36"/>
      <w:bookmarkEnd w:id="36"/>
      <w:r w:rsidDel="00000000" w:rsidR="00000000" w:rsidRPr="00000000">
        <w:rPr>
          <w:rtl w:val="0"/>
        </w:rPr>
        <w:t xml:space="preserve">6.4 Protection Labels Taxonomy Prerequisite</w:t>
      </w:r>
    </w:p>
    <w:p w:rsidR="00000000" w:rsidDel="00000000" w:rsidP="00000000" w:rsidRDefault="00000000" w:rsidRPr="00000000" w14:paraId="0000012A">
      <w:pPr>
        <w:rPr>
          <w:b w:val="1"/>
          <w:bCs w:val="1"/>
        </w:rPr>
      </w:pPr>
      <w:r w:rsidDel="00000000" w:rsidR="00000000" w:rsidRPr="00000000">
        <w:rPr>
          <w:b w:val="1"/>
          <w:bCs w:val="1"/>
          <w:rtl w:val="0"/>
        </w:rPr>
        <w:t xml:space="preserve">Purpose: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Document the required administrative step for resolving Purview Label Unique IDs to human-readable names for use in the platform.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Details:</w:t>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00" w:line="276" w:lineRule="auto"/>
        <w:ind w:left="720" w:right="0" w:hanging="360"/>
        <w:jc w:val="left"/>
      </w:pPr>
      <w:r w:rsidDel="00000000" w:rsidR="00000000" w:rsidRPr="00000000">
        <w:rPr>
          <w:rtl w:val="0"/>
        </w:rPr>
        <w:t xml:space="preserve">When SpecterX receives Sensitivity Labels via any ingestion path, it generally receives the label's Unique ID, not its user-friendly Classification Name.</w:t>
      </w:r>
    </w:p>
    <w:p w:rsidR="00000000" w:rsidDel="00000000" w:rsidP="00000000" w:rsidRDefault="00000000" w:rsidRPr="00000000" w14:paraId="00000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To enable Policy Assignment Rules (PAR) and Audit Logging to use the Classification Name, a one-time import of the organization's Purview Protection Label Taxonomy is required into SpecterX.</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Purpose: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Describe how the Purview Sensitivity Label enters SpecterX when file metadata is ingested directly into the platform.</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Technical Flow:</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Ingestion Event: A file is uploaded or ingested into SpecterX (e.g., via API, portal, or agent).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Metadata Extraction: SpecterX reads the file's metadata properties.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For Office files (DOCX, XLSX, PPTX), this involves parsing the docProps/custom.xml part of the file package.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SpecterX looks for properties following the MSIP convention (e.g., MSIP_Label_&lt;GUID&gt;_Name).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Resolution: The extracted label GUID is resolved against the imported Purview Label Taxonomy.</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Output: The resolved Sensitivity Label is recorded in SpecterX audit logs and available for Policy Assignment Rules.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Integration Details:</w:t>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Upstream Systems: Client / Uploader.</w:t>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Data Emitted:</w:t>
      </w:r>
    </w:p>
    <w:p w:rsidR="00000000" w:rsidDel="00000000" w:rsidP="00000000" w:rsidRDefault="00000000" w:rsidRPr="00000000" w14:paraId="000001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Sensitivity Label Name.</w:t>
      </w:r>
    </w:p>
    <w:p w:rsidR="00000000" w:rsidDel="00000000" w:rsidP="00000000" w:rsidRDefault="00000000" w:rsidRPr="00000000" w14:paraId="000001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00" w:line="276" w:lineRule="auto"/>
        <w:ind w:left="720" w:right="0" w:hanging="360"/>
        <w:jc w:val="left"/>
      </w:pPr>
      <w:r w:rsidDel="00000000" w:rsidR="00000000" w:rsidRPr="00000000">
        <w:rPr>
          <w:rtl w:val="0"/>
        </w:rPr>
        <w:t xml:space="preserve">Administrative Maintenance: Customers must refresh this taxonomy import in SpecterX whenever they update, modify, or add new labels in their Purview tenant. This is a standard requirement for integration components.</w:t>
        <w:br w:type="textWrapping"/>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8yv1ieljwjam" w:id="37"/>
      <w:bookmarkEnd w:id="37"/>
      <w:r w:rsidDel="00000000" w:rsidR="00000000" w:rsidRPr="00000000">
        <w:rPr>
          <w:rtl w:val="0"/>
        </w:rPr>
        <w:t xml:space="preserve">6.5 Data Behavior (Shared Across All Ingestion Types)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Record all shared data behavior specs and functions across audit logs </w:t>
      </w:r>
    </w:p>
    <w:p w:rsidR="00000000" w:rsidDel="00000000" w:rsidP="00000000" w:rsidRDefault="00000000" w:rsidRPr="00000000" w14:paraId="00000142">
      <w:pPr>
        <w:spacing w:after="240" w:before="240" w:lineRule="auto"/>
        <w:rPr/>
      </w:pPr>
      <w:r w:rsidDel="00000000" w:rsidR="00000000" w:rsidRPr="00000000">
        <w:rPr>
          <w:rtl w:val="0"/>
        </w:rPr>
        <w:t xml:space="preserve">If any data behavior differs by ingestion type (mail, direct file ingestion, SharePoint Connector), </w:t>
      </w:r>
      <w:r w:rsidDel="00000000" w:rsidR="00000000" w:rsidRPr="00000000">
        <w:rPr>
          <w:b w:val="1"/>
          <w:bCs w:val="1"/>
          <w:rtl w:val="0"/>
        </w:rPr>
        <w:t xml:space="preserve">call it out explicitly here</w:t>
      </w:r>
      <w:r w:rsidDel="00000000" w:rsidR="00000000" w:rsidRPr="00000000">
        <w:rPr>
          <w:rtl w:val="0"/>
        </w:rPr>
        <w:t xml:space="preserve"> rather than duplicating logic or flows in earlier sections.</w:t>
        <w:br w:type="textWrapping"/>
      </w:r>
    </w:p>
    <w:p w:rsidR="00000000" w:rsidDel="00000000" w:rsidP="00000000" w:rsidRDefault="00000000" w:rsidRPr="00000000" w14:paraId="00000143">
      <w:pPr>
        <w:pStyle w:val="Heading2"/>
        <w:rPr/>
      </w:pPr>
      <w:bookmarkStart w:colFirst="0" w:colLast="0" w:name="_ifwg08hz2fi" w:id="38"/>
      <w:bookmarkEnd w:id="38"/>
      <w:r w:rsidDel="00000000" w:rsidR="00000000" w:rsidRPr="00000000">
        <w:rPr>
          <w:rtl w:val="0"/>
        </w:rPr>
        <w:t xml:space="preserve">7. Development Kit</w:t>
      </w:r>
    </w:p>
    <w:p w:rsidR="00000000" w:rsidDel="00000000" w:rsidP="00000000" w:rsidRDefault="00000000" w:rsidRPr="00000000" w14:paraId="00000144">
      <w:pPr>
        <w:pStyle w:val="Heading3"/>
        <w:rPr/>
      </w:pPr>
      <w:bookmarkStart w:colFirst="0" w:colLast="0" w:name="_7fjmmo465cva" w:id="39"/>
      <w:bookmarkEnd w:id="39"/>
      <w:r w:rsidDel="00000000" w:rsidR="00000000" w:rsidRPr="00000000">
        <w:rPr>
          <w:rtl w:val="0"/>
        </w:rPr>
        <w:t xml:space="preserve">SharePoint Testing Environment</w:t>
      </w:r>
    </w:p>
    <w:p w:rsidR="00000000" w:rsidDel="00000000" w:rsidP="00000000" w:rsidRDefault="00000000" w:rsidRPr="00000000" w14:paraId="00000145">
      <w:pPr>
        <w:pStyle w:val="Heading4"/>
        <w:rPr/>
      </w:pPr>
      <w:bookmarkStart w:colFirst="0" w:colLast="0" w:name="_7f06apaaicrq" w:id="40"/>
      <w:bookmarkEnd w:id="40"/>
      <w:r w:rsidDel="00000000" w:rsidR="00000000" w:rsidRPr="00000000">
        <w:rPr>
          <w:rtl w:val="0"/>
        </w:rPr>
        <w:t xml:space="preserve">User Login</w:t>
      </w:r>
    </w:p>
    <w:p w:rsidR="00000000" w:rsidDel="00000000" w:rsidP="00000000" w:rsidRDefault="00000000" w:rsidRPr="00000000" w14:paraId="00000146">
      <w:pPr>
        <w:rPr/>
      </w:pPr>
      <w:r w:rsidDel="00000000" w:rsidR="00000000" w:rsidRPr="00000000">
        <w:rPr>
          <w:rtl w:val="0"/>
        </w:rPr>
        <w:t xml:space="preserve">SharePoint URL: </w:t>
      </w:r>
      <w:hyperlink r:id="rId12">
        <w:r w:rsidDel="00000000" w:rsidR="00000000" w:rsidRPr="00000000">
          <w:rPr>
            <w:color w:val="1155cc"/>
            <w:u w:val="single"/>
            <w:rtl w:val="0"/>
          </w:rPr>
          <w:t xml:space="preserve">https://specterxstagingms.sharepoint.com</w:t>
        </w:r>
      </w:hyperlink>
      <w:r w:rsidDel="00000000" w:rsidR="00000000" w:rsidRPr="00000000">
        <w:rPr>
          <w:rtl w:val="0"/>
        </w:rPr>
        <w:t xml:space="preserve"> </w:t>
        <w:br w:type="textWrapping"/>
      </w:r>
    </w:p>
    <w:p w:rsidR="00000000" w:rsidDel="00000000" w:rsidP="00000000" w:rsidRDefault="00000000" w:rsidRPr="00000000" w14:paraId="00000147">
      <w:pPr>
        <w:rPr/>
      </w:pPr>
      <w:r w:rsidDel="00000000" w:rsidR="00000000" w:rsidRPr="00000000">
        <w:rPr>
          <w:rtl w:val="0"/>
        </w:rPr>
        <w:t xml:space="preserve">Username: </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user@specterxstagingms.onmicrosoft.com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9">
      <w:pPr>
        <w:rPr/>
      </w:pPr>
      <w:r w:rsidDel="00000000" w:rsidR="00000000" w:rsidRPr="00000000">
        <w:rPr>
          <w:sz w:val="18"/>
          <w:szCs w:val="18"/>
          <w:rtl w:val="0"/>
        </w:rPr>
        <w:t xml:space="preserve"></w:t>
      </w:r>
      <w:r w:rsidDel="00000000" w:rsidR="00000000" w:rsidRPr="00000000">
        <w:rPr>
          <w:rtl w:val="0"/>
        </w:rPr>
        <w:t xml:space="preserve">Password: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RAtzRGkDMbphU26uL8ma.-nP-FW4RAN.ci</w:t>
      </w:r>
      <w:r w:rsidDel="00000000" w:rsidR="00000000" w:rsidRPr="00000000">
        <w:rPr>
          <w:rtl w:val="0"/>
        </w:rPr>
      </w:r>
    </w:p>
    <w:p w:rsidR="00000000" w:rsidDel="00000000" w:rsidP="00000000" w:rsidRDefault="00000000" w:rsidRPr="00000000" w14:paraId="0000014B">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4C">
      <w:pPr>
        <w:pStyle w:val="Heading4"/>
        <w:rPr/>
      </w:pPr>
      <w:bookmarkStart w:colFirst="0" w:colLast="0" w:name="_z4faaeg022b9" w:id="41"/>
      <w:bookmarkEnd w:id="41"/>
      <w:r w:rsidDel="00000000" w:rsidR="00000000" w:rsidRPr="00000000">
        <w:rPr>
          <w:rtl w:val="0"/>
        </w:rPr>
        <w:t xml:space="preserve">Admin Login</w:t>
      </w:r>
    </w:p>
    <w:p w:rsidR="00000000" w:rsidDel="00000000" w:rsidP="00000000" w:rsidRDefault="00000000" w:rsidRPr="00000000" w14:paraId="0000014D">
      <w:pPr>
        <w:rPr/>
      </w:pPr>
      <w:r w:rsidDel="00000000" w:rsidR="00000000" w:rsidRPr="00000000">
        <w:rPr>
          <w:rtl w:val="0"/>
        </w:rPr>
        <w:t xml:space="preserve">Admin URL: </w:t>
      </w:r>
      <w:hyperlink r:id="rId13">
        <w:r w:rsidDel="00000000" w:rsidR="00000000" w:rsidRPr="00000000">
          <w:rPr>
            <w:color w:val="1155cc"/>
            <w:u w:val="single"/>
            <w:rtl w:val="0"/>
          </w:rPr>
          <w:t xml:space="preserve">https://specterxstagingms-admin.sharepoint.com</w:t>
        </w:r>
      </w:hyperlink>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SharePoint URL: </w:t>
      </w:r>
      <w:hyperlink r:id="rId14">
        <w:r w:rsidDel="00000000" w:rsidR="00000000" w:rsidRPr="00000000">
          <w:rPr>
            <w:color w:val="1155cc"/>
            <w:u w:val="single"/>
            <w:rtl w:val="0"/>
          </w:rPr>
          <w:t xml:space="preserve">https://specterxstagingms.sharepoint.com</w:t>
        </w:r>
      </w:hyperlink>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Username: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system@specterxstagingms.onmicrosoft.com</w:t>
      </w:r>
      <w:r w:rsidDel="00000000" w:rsidR="00000000" w:rsidRPr="00000000">
        <w:rPr>
          <w:rtl w:val="0"/>
        </w:rPr>
      </w:r>
    </w:p>
    <w:p w:rsidR="00000000" w:rsidDel="00000000" w:rsidP="00000000" w:rsidRDefault="00000000" w:rsidRPr="00000000" w14:paraId="00000152">
      <w:pPr>
        <w:rPr/>
      </w:pPr>
      <w:r w:rsidDel="00000000" w:rsidR="00000000" w:rsidRPr="00000000">
        <w:rPr>
          <w:sz w:val="18"/>
          <w:szCs w:val="18"/>
          <w:rtl w:val="0"/>
        </w:rPr>
        <w:t xml:space="preserve"></w:t>
      </w:r>
      <w:r w:rsidDel="00000000" w:rsidR="00000000" w:rsidRPr="00000000">
        <w:rPr>
          <w:rtl w:val="0"/>
        </w:rPr>
        <w:t xml:space="preserve">Password: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NTYa.VhRRGoVjKME@Pn*@vNcEE.3JFYM7F</w:t>
      </w:r>
      <w:r w:rsidDel="00000000" w:rsidR="00000000" w:rsidRPr="00000000">
        <w:rPr>
          <w:rtl w:val="0"/>
        </w:rPr>
      </w:r>
    </w:p>
    <w:p w:rsidR="00000000" w:rsidDel="00000000" w:rsidP="00000000" w:rsidRDefault="00000000" w:rsidRPr="00000000" w14:paraId="00000154">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spacing w:after="120" w:lineRule="auto"/>
        <w:rPr/>
      </w:pPr>
      <w:bookmarkStart w:colFirst="0" w:colLast="0" w:name="_47n93m8tye" w:id="42"/>
      <w:bookmarkEnd w:id="42"/>
      <w:r w:rsidDel="00000000" w:rsidR="00000000" w:rsidRPr="00000000">
        <w:rPr>
          <w:rtl w:val="0"/>
        </w:rPr>
      </w:r>
    </w:p>
    <w:p w:rsidR="00000000" w:rsidDel="00000000" w:rsidP="00000000" w:rsidRDefault="00000000" w:rsidRPr="00000000" w14:paraId="00000157">
      <w:pPr>
        <w:pStyle w:val="Heading2"/>
        <w:spacing w:after="120" w:lineRule="auto"/>
        <w:rPr/>
      </w:pPr>
      <w:bookmarkStart w:colFirst="0" w:colLast="0" w:name="_dmpryc1fpo9c" w:id="43"/>
      <w:bookmarkEnd w:id="43"/>
      <w:r w:rsidDel="00000000" w:rsidR="00000000" w:rsidRPr="00000000">
        <w:rPr>
          <w:rtl w:val="0"/>
        </w:rPr>
        <w:t xml:space="preserve">8. Platform Impact &amp; Dependencies</w:t>
      </w:r>
    </w:p>
    <w:p w:rsidR="00000000" w:rsidDel="00000000" w:rsidP="00000000" w:rsidRDefault="00000000" w:rsidRPr="00000000" w14:paraId="00000158">
      <w:pPr>
        <w:pStyle w:val="Heading3"/>
        <w:rPr/>
      </w:pPr>
      <w:bookmarkStart w:colFirst="0" w:colLast="0" w:name="_x0ebvijrl7ap" w:id="44"/>
      <w:bookmarkEnd w:id="44"/>
      <w:r w:rsidDel="00000000" w:rsidR="00000000" w:rsidRPr="00000000">
        <w:rPr>
          <w:rtl w:val="0"/>
        </w:rPr>
      </w:r>
    </w:p>
    <w:p w:rsidR="00000000" w:rsidDel="00000000" w:rsidP="00000000" w:rsidRDefault="00000000" w:rsidRPr="00000000" w14:paraId="00000159">
      <w:pPr>
        <w:pStyle w:val="Heading3"/>
        <w:rPr/>
      </w:pPr>
      <w:bookmarkStart w:colFirst="0" w:colLast="0" w:name="_hu28aoj9mdc2" w:id="45"/>
      <w:bookmarkEnd w:id="45"/>
      <w:r w:rsidDel="00000000" w:rsidR="00000000" w:rsidRPr="00000000">
        <w:rPr>
          <w:rtl w:val="0"/>
        </w:rPr>
        <w:t xml:space="preserve">8.1 Dependencies</w:t>
      </w:r>
    </w:p>
    <w:p w:rsidR="00000000" w:rsidDel="00000000" w:rsidP="00000000" w:rsidRDefault="00000000" w:rsidRPr="00000000" w14:paraId="0000015A">
      <w:pPr>
        <w:pStyle w:val="Heading4"/>
        <w:spacing w:after="240" w:before="240" w:lineRule="auto"/>
        <w:rPr/>
      </w:pPr>
      <w:bookmarkStart w:colFirst="0" w:colLast="0" w:name="_o5v55376xb2d" w:id="46"/>
      <w:bookmarkEnd w:id="46"/>
      <w:r w:rsidDel="00000000" w:rsidR="00000000" w:rsidRPr="00000000">
        <w:rPr>
          <w:rtl w:val="0"/>
        </w:rPr>
        <w:t xml:space="preserve">Ingestion Services</w:t>
      </w:r>
    </w:p>
    <w:p w:rsidR="00000000" w:rsidDel="00000000" w:rsidP="00000000" w:rsidRDefault="00000000" w:rsidRPr="00000000" w14:paraId="0000015B">
      <w:pPr>
        <w:numPr>
          <w:ilvl w:val="0"/>
          <w:numId w:val="27"/>
        </w:numPr>
        <w:spacing w:after="0" w:afterAutospacing="0" w:before="240" w:lineRule="auto"/>
        <w:ind w:left="720" w:hanging="360"/>
        <w:rPr/>
      </w:pPr>
      <w:r w:rsidDel="00000000" w:rsidR="00000000" w:rsidRPr="00000000">
        <w:rPr>
          <w:rtl w:val="0"/>
        </w:rPr>
        <w:t xml:space="preserve">Exchange Transport Rule integration </w:t>
      </w:r>
      <w:r w:rsidDel="00000000" w:rsidR="00000000" w:rsidRPr="00000000">
        <w:rPr>
          <w:rtl w:val="0"/>
        </w:rPr>
      </w:r>
    </w:p>
    <w:p w:rsidR="00000000" w:rsidDel="00000000" w:rsidP="00000000" w:rsidRDefault="00000000" w:rsidRPr="00000000" w14:paraId="0000015C">
      <w:pPr>
        <w:numPr>
          <w:ilvl w:val="0"/>
          <w:numId w:val="27"/>
        </w:numPr>
        <w:spacing w:after="0" w:afterAutospacing="0" w:before="0" w:beforeAutospacing="0" w:lineRule="auto"/>
        <w:ind w:left="720" w:hanging="360"/>
        <w:rPr/>
      </w:pPr>
      <w:r w:rsidDel="00000000" w:rsidR="00000000" w:rsidRPr="00000000">
        <w:rPr>
          <w:rtl w:val="0"/>
        </w:rPr>
        <w:t xml:space="preserve">Direct from File component that supplies Sensitivity Label metadata</w:t>
      </w:r>
    </w:p>
    <w:p w:rsidR="00000000" w:rsidDel="00000000" w:rsidP="00000000" w:rsidRDefault="00000000" w:rsidRPr="00000000" w14:paraId="0000015D">
      <w:pPr>
        <w:numPr>
          <w:ilvl w:val="0"/>
          <w:numId w:val="27"/>
        </w:numPr>
        <w:spacing w:after="240" w:before="0" w:beforeAutospacing="0" w:lineRule="auto"/>
        <w:ind w:left="720" w:hanging="360"/>
        <w:rPr>
          <w:b w:val="1"/>
          <w:bCs w:val="1"/>
        </w:rPr>
      </w:pPr>
      <w:r w:rsidDel="00000000" w:rsidR="00000000" w:rsidRPr="00000000">
        <w:rPr>
          <w:rtl w:val="0"/>
        </w:rPr>
        <w:t xml:space="preserve">Sharepoint Connector in Place component that supplies Sensitivity Label metadata</w:t>
      </w:r>
      <w:r w:rsidDel="00000000" w:rsidR="00000000" w:rsidRPr="00000000">
        <w:rPr>
          <w:b w:val="1"/>
          <w:bCs w:val="1"/>
          <w:rtl w:val="0"/>
        </w:rPr>
        <w:br w:type="textWrapping"/>
      </w:r>
    </w:p>
    <w:p w:rsidR="00000000" w:rsidDel="00000000" w:rsidP="00000000" w:rsidRDefault="00000000" w:rsidRPr="00000000" w14:paraId="0000015E">
      <w:pPr>
        <w:pStyle w:val="Heading4"/>
        <w:spacing w:after="240" w:before="240" w:lineRule="auto"/>
        <w:rPr/>
      </w:pPr>
      <w:bookmarkStart w:colFirst="0" w:colLast="0" w:name="_ieq58jxrtk0h" w:id="47"/>
      <w:bookmarkEnd w:id="47"/>
      <w:r w:rsidDel="00000000" w:rsidR="00000000" w:rsidRPr="00000000">
        <w:rPr>
          <w:rtl w:val="0"/>
        </w:rPr>
        <w:t xml:space="preserve">Policy Assignment Rules (PAR)</w:t>
      </w:r>
    </w:p>
    <w:p w:rsidR="00000000" w:rsidDel="00000000" w:rsidP="00000000" w:rsidRDefault="00000000" w:rsidRPr="00000000" w14:paraId="0000015F">
      <w:pPr>
        <w:numPr>
          <w:ilvl w:val="0"/>
          <w:numId w:val="19"/>
        </w:numPr>
        <w:spacing w:after="0" w:afterAutospacing="0" w:before="240" w:lineRule="auto"/>
        <w:ind w:left="720" w:hanging="360"/>
        <w:rPr/>
      </w:pPr>
      <w:r w:rsidDel="00000000" w:rsidR="00000000" w:rsidRPr="00000000">
        <w:rPr>
          <w:rtl w:val="0"/>
        </w:rPr>
        <w:t xml:space="preserve">Classification is consumed by PAR as an optional contextual input</w:t>
      </w:r>
    </w:p>
    <w:p w:rsidR="00000000" w:rsidDel="00000000" w:rsidP="00000000" w:rsidRDefault="00000000" w:rsidRPr="00000000" w14:paraId="00000160">
      <w:pPr>
        <w:numPr>
          <w:ilvl w:val="0"/>
          <w:numId w:val="19"/>
        </w:numPr>
        <w:spacing w:after="0" w:afterAutospacing="0" w:before="0" w:beforeAutospacing="0" w:lineRule="auto"/>
        <w:ind w:left="720" w:hanging="360"/>
        <w:rPr/>
      </w:pPr>
      <w:r w:rsidDel="00000000" w:rsidR="00000000" w:rsidRPr="00000000">
        <w:rPr>
          <w:rtl w:val="0"/>
        </w:rPr>
        <w:t xml:space="preserve">Enforcement driven by PAR assessment </w:t>
      </w:r>
    </w:p>
    <w:p w:rsidR="00000000" w:rsidDel="00000000" w:rsidP="00000000" w:rsidRDefault="00000000" w:rsidRPr="00000000" w14:paraId="00000161">
      <w:pPr>
        <w:numPr>
          <w:ilvl w:val="0"/>
          <w:numId w:val="19"/>
        </w:numPr>
        <w:spacing w:after="240" w:before="0" w:beforeAutospacing="0" w:lineRule="auto"/>
        <w:ind w:left="720" w:hanging="360"/>
        <w:rPr/>
      </w:pPr>
      <w:r w:rsidDel="00000000" w:rsidR="00000000" w:rsidRPr="00000000">
        <w:rPr>
          <w:rtl w:val="0"/>
        </w:rPr>
        <w:t xml:space="preserve">Purview component does not introduce independent enforcement </w:t>
      </w:r>
    </w:p>
    <w:p w:rsidR="00000000" w:rsidDel="00000000" w:rsidP="00000000" w:rsidRDefault="00000000" w:rsidRPr="00000000" w14:paraId="000001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lxuaoah8sefe" w:id="48"/>
      <w:bookmarkEnd w:id="48"/>
      <w:r w:rsidDel="00000000" w:rsidR="00000000" w:rsidRPr="00000000">
        <w:rPr>
          <w:rtl w:val="0"/>
        </w:rPr>
        <w:t xml:space="preserve">8.2 Platform Impact</w:t>
      </w:r>
    </w:p>
    <w:p w:rsidR="00000000" w:rsidDel="00000000" w:rsidP="00000000" w:rsidRDefault="00000000" w:rsidRPr="00000000" w14:paraId="00000164">
      <w:pPr>
        <w:spacing w:after="240" w:before="240" w:lineRule="auto"/>
        <w:rPr/>
      </w:pPr>
      <w:r w:rsidDel="00000000" w:rsidR="00000000" w:rsidRPr="00000000">
        <w:rPr>
          <w:rtl w:val="0"/>
        </w:rPr>
        <w:t xml:space="preserve">Purview Sensitivity Labels introduce</w:t>
      </w:r>
      <w:r w:rsidDel="00000000" w:rsidR="00000000" w:rsidRPr="00000000">
        <w:rPr>
          <w:rtl w:val="0"/>
        </w:rPr>
        <w:t xml:space="preserve"> an additional metadata dimension into SpecterX’s existing event-based ingestion and lifecycle model.</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166">
      <w:pPr>
        <w:numPr>
          <w:ilvl w:val="0"/>
          <w:numId w:val="33"/>
        </w:numPr>
        <w:spacing w:after="0" w:afterAutospacing="0" w:before="240" w:lineRule="auto"/>
        <w:ind w:left="720" w:hanging="360"/>
        <w:rPr/>
      </w:pPr>
      <w:r w:rsidDel="00000000" w:rsidR="00000000" w:rsidRPr="00000000">
        <w:rPr>
          <w:rtl w:val="0"/>
        </w:rPr>
        <w:t xml:space="preserve">Sensitivity Labels are observed and recorded at the same ingestion boundaries as existing file and share metadata</w:t>
      </w:r>
    </w:p>
    <w:p w:rsidR="00000000" w:rsidDel="00000000" w:rsidP="00000000" w:rsidRDefault="00000000" w:rsidRPr="00000000" w14:paraId="00000167">
      <w:pPr>
        <w:numPr>
          <w:ilvl w:val="0"/>
          <w:numId w:val="33"/>
        </w:numPr>
        <w:spacing w:after="0" w:afterAutospacing="0" w:before="0" w:beforeAutospacing="0" w:lineRule="auto"/>
        <w:ind w:left="720" w:hanging="360"/>
        <w:rPr/>
      </w:pPr>
      <w:r w:rsidDel="00000000" w:rsidR="00000000" w:rsidRPr="00000000">
        <w:rPr>
          <w:rtl w:val="0"/>
        </w:rPr>
        <w:t xml:space="preserve">Because SpecterX does not deduplicate returning or duplicate files, Sensitivity Labels further amplify existing lifecycle and reporting characteristics</w:t>
      </w:r>
    </w:p>
    <w:p w:rsidR="00000000" w:rsidDel="00000000" w:rsidP="00000000" w:rsidRDefault="00000000" w:rsidRPr="00000000" w14:paraId="00000168">
      <w:pPr>
        <w:numPr>
          <w:ilvl w:val="0"/>
          <w:numId w:val="33"/>
        </w:numPr>
        <w:spacing w:after="0" w:afterAutospacing="0" w:before="0" w:beforeAutospacing="0" w:lineRule="auto"/>
        <w:ind w:left="720" w:hanging="360"/>
        <w:rPr/>
      </w:pPr>
      <w:r w:rsidDel="00000000" w:rsidR="00000000" w:rsidRPr="00000000">
        <w:rPr>
          <w:rtl w:val="0"/>
        </w:rPr>
        <w:t xml:space="preserve">Dashboard and reporting views that summarize files shared or files shared by classification reflect ingestion events, not unique files</w:t>
      </w:r>
    </w:p>
    <w:p w:rsidR="00000000" w:rsidDel="00000000" w:rsidP="00000000" w:rsidRDefault="00000000" w:rsidRPr="00000000" w14:paraId="00000169">
      <w:pPr>
        <w:numPr>
          <w:ilvl w:val="0"/>
          <w:numId w:val="33"/>
        </w:numPr>
        <w:spacing w:after="240" w:before="0" w:beforeAutospacing="0" w:lineRule="auto"/>
        <w:ind w:left="720" w:hanging="360"/>
        <w:rPr/>
      </w:pPr>
      <w:r w:rsidDel="00000000" w:rsidR="00000000" w:rsidRPr="00000000">
        <w:rPr>
          <w:rtl w:val="0"/>
        </w:rPr>
        <w:t xml:space="preserve">As a result, reported counts (for example, “files shared by classification”) may represent fewer unique files shared multiple times</w:t>
      </w:r>
    </w:p>
    <w:p w:rsidR="00000000" w:rsidDel="00000000" w:rsidP="00000000" w:rsidRDefault="00000000" w:rsidRPr="00000000" w14:paraId="0000016A">
      <w:pPr>
        <w:spacing w:after="240" w:before="240" w:lineRule="auto"/>
        <w:rPr>
          <w:b w:val="1"/>
          <w:bCs w:val="1"/>
        </w:rPr>
      </w:pPr>
      <w:r w:rsidDel="00000000" w:rsidR="00000000" w:rsidRPr="00000000">
        <w:rPr>
          <w:rtl w:val="0"/>
        </w:rPr>
        <w:t xml:space="preserve">This behavior is consistent with existing platform semantics; Purview Sensitivity Labels do not introduce a new lifecycle model but increase visibility into an existing on</w:t>
      </w:r>
      <w:r w:rsidDel="00000000" w:rsidR="00000000" w:rsidRPr="00000000">
        <w:rPr>
          <w:b w:val="1"/>
          <w:bCs w:val="1"/>
          <w:rtl w:val="0"/>
        </w:rPr>
        <w:t xml:space="preserve">e.</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pStyle w:val="Heading2"/>
        <w:rPr/>
      </w:pPr>
      <w:bookmarkStart w:colFirst="0" w:colLast="0" w:name="_egkcvanegv5f" w:id="49"/>
      <w:bookmarkEnd w:id="49"/>
      <w:r w:rsidDel="00000000" w:rsidR="00000000" w:rsidRPr="00000000">
        <w:rPr>
          <w:rtl w:val="0"/>
        </w:rPr>
        <w:t xml:space="preserve">9. Customer Integration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Support of Purview Label Integration requires integration to the Organization’s Purview Instance to ingest Purview Labels and support resync of labels.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Integration is conducted through the SpecterX Settings Pane of the WebUI:</w:t>
      </w:r>
    </w:p>
    <w:p w:rsidR="00000000" w:rsidDel="00000000" w:rsidP="00000000" w:rsidRDefault="00000000" w:rsidRPr="00000000" w14:paraId="00000171">
      <w:pPr>
        <w:numPr>
          <w:ilvl w:val="0"/>
          <w:numId w:val="13"/>
        </w:numPr>
        <w:ind w:left="720" w:hanging="360"/>
        <w:rPr>
          <w:u w:val="none"/>
        </w:rPr>
      </w:pPr>
      <w:r w:rsidDel="00000000" w:rsidR="00000000" w:rsidRPr="00000000">
        <w:rPr>
          <w:color w:val="1155cc"/>
          <w:u w:val="single"/>
          <w:rtl w:val="0"/>
        </w:rPr>
        <w:t xml:space="preserve">Following</w:t>
      </w:r>
      <w:commentRangeStart w:id="4"/>
      <w:commentRangeStart w:id="5"/>
      <w:hyperlink r:id="rId15">
        <w:r w:rsidDel="00000000" w:rsidR="00000000" w:rsidRPr="00000000">
          <w:rPr>
            <w:color w:val="1155cc"/>
            <w:u w:val="single"/>
            <w:rtl w:val="0"/>
          </w:rPr>
          <w:t xml:space="preserve"> this linked guide</w:t>
        </w:r>
      </w:hyperlink>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Integration is also required for mailflow ingestion of labeled:</w:t>
      </w:r>
    </w:p>
    <w:p w:rsidR="00000000" w:rsidDel="00000000" w:rsidP="00000000" w:rsidRDefault="00000000" w:rsidRPr="00000000" w14:paraId="00000174">
      <w:pPr>
        <w:numPr>
          <w:ilvl w:val="0"/>
          <w:numId w:val="17"/>
        </w:numPr>
        <w:ind w:left="720" w:hanging="360"/>
        <w:rPr>
          <w:u w:val="none"/>
        </w:rPr>
      </w:pPr>
      <w:hyperlink r:id="rId16">
        <w:r w:rsidDel="00000000" w:rsidR="00000000" w:rsidRPr="00000000">
          <w:rPr>
            <w:color w:val="1155cc"/>
            <w:u w:val="single"/>
            <w:rtl w:val="0"/>
          </w:rPr>
          <w:t xml:space="preserve">Following this guide.</w:t>
        </w:r>
      </w:hyperlink>
      <w:r w:rsidDel="00000000" w:rsidR="00000000" w:rsidRPr="00000000">
        <w:rPr>
          <w:rtl w:val="0"/>
        </w:rPr>
      </w:r>
    </w:p>
    <w:sectPr>
      <w:headerReference r:id="rId17" w:type="default"/>
      <w:footerReference r:id="rId18"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2" w:date="2026-02-22T03:03:49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please review this section to see that I have articulated the gap correctly.</w:t>
      </w:r>
    </w:p>
  </w:comment>
  <w:comment w:author="Loren Hextall" w:id="4" w:date="2026-02-22T03:08:00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@shahar@specterx.com please provide an update on the guide status</w:t>
      </w:r>
    </w:p>
  </w:comment>
  <w:comment w:author="Shahar Band" w:id="5" w:date="2026-02-24T02:47:52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added a hyperlink. we should make sure QA is reviewing it</w:t>
      </w:r>
    </w:p>
  </w:comment>
  <w:comment w:author="Dmytro Siniukov" w:id="3" w:date="2026-01-26T09:34:49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w:t>
      </w:r>
    </w:p>
  </w:comment>
  <w:comment w:author="Loren Hextall" w:id="1" w:date="2026-02-22T03:00:58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for V1 state, labels not exposed via audit records. Edit this section</w:t>
      </w:r>
    </w:p>
  </w:comment>
  <w:comment w:author="Loren Hextall" w:id="0" w:date="2026-03-06T17:27:0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for MSP 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Purview V1 Component Record</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j_6A0itWkwNWmbzdzBlklOYYhT_XmaGc?usp=drive_link" TargetMode="External"/><Relationship Id="rId10" Type="http://schemas.openxmlformats.org/officeDocument/2006/relationships/hyperlink" Target="https://docs.google.com/document/d/1ETSBmchX4gkEmNi2YV3Ig4RZb6RlAPe_gjA4l21q6Ik/edit?tab=t.0" TargetMode="External"/><Relationship Id="rId13" Type="http://schemas.openxmlformats.org/officeDocument/2006/relationships/hyperlink" Target="https://specterxstagingms-admin.sharepoint.com" TargetMode="External"/><Relationship Id="rId12" Type="http://schemas.openxmlformats.org/officeDocument/2006/relationships/hyperlink" Target="https://specterxstagingms.sharepoin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elp.forcepoint.com/dlp/10.4.0/getting_started/8A0898D9-A2EA-4E1A-8F07-DAA926EBE0DC.html" TargetMode="External"/><Relationship Id="rId15" Type="http://schemas.openxmlformats.org/officeDocument/2006/relationships/hyperlink" Target="https://docs.google.com/document/d/1yAPWsfX7sKCEIzduM9izPW7dIm1ilUmbNbfkKpVM8qs/edit?tab=t.0#heading=h.l6ddngvvjnyl" TargetMode="External"/><Relationship Id="rId14" Type="http://schemas.openxmlformats.org/officeDocument/2006/relationships/hyperlink" Target="https://specterxstagingms.sharepoint.com" TargetMode="External"/><Relationship Id="rId17" Type="http://schemas.openxmlformats.org/officeDocument/2006/relationships/header" Target="header1.xml"/><Relationship Id="rId16" Type="http://schemas.openxmlformats.org/officeDocument/2006/relationships/hyperlink" Target="https://docs.google.com/document/d/11NbI_oWCzxzbhaAXc_4qFalVafZK8KEV7U9nVSPiMmo/edit?tab=t.0"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https://docs.google.com/document/d/1l1hS6IKdVS7rLvhsMMe2Q4PoQ4hhEIDUwjO4SlP4_j8/edit?tab=t.0#heading=h.pde9v5rkfi5b" TargetMode="External"/><Relationship Id="rId8" Type="http://schemas.openxmlformats.org/officeDocument/2006/relationships/hyperlink" Target="https://docs.google.com/document/d/1l1hS6IKdVS7rLvhsMMe2Q4PoQ4hhEIDUwjO4SlP4_j8/edit?tab=t.0#heading=h.pde9v5rkfi5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