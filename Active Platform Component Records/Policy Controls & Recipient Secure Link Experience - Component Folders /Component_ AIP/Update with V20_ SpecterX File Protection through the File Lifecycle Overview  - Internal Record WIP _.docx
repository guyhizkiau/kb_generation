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SpecterX  Continuous File Protection Policies Technical Guide</w:t>
      </w:r>
    </w:p>
    <w:p w:rsidR="00000000" w:rsidDel="00000000" w:rsidP="00000000" w:rsidRDefault="00000000" w:rsidRPr="00000000" w14:paraId="00000002">
      <w:pPr>
        <w:pStyle w:val="Heading3"/>
        <w:rPr/>
      </w:pPr>
      <w:bookmarkStart w:colFirst="0" w:colLast="0" w:name="_udxdw5udt319" w:id="0"/>
      <w:bookmarkEnd w:id="0"/>
      <w:r w:rsidDel="00000000" w:rsidR="00000000" w:rsidRPr="00000000">
        <w:rPr>
          <w:rtl w:val="0"/>
        </w:rPr>
        <w:t xml:space="preserve">INTERNAL DRAFT </w:t>
      </w:r>
      <w:r w:rsidDel="00000000" w:rsidR="00000000" w:rsidRPr="00000000">
        <w:rPr>
          <w:rtl w:val="0"/>
        </w:rPr>
      </w:r>
    </w:p>
    <w:p w:rsidR="00000000" w:rsidDel="00000000" w:rsidP="00000000" w:rsidRDefault="00000000" w:rsidRPr="00000000" w14:paraId="00000003">
      <w:pPr>
        <w:pStyle w:val="Heading3"/>
        <w:rPr>
          <w:color w:val="434343"/>
        </w:rPr>
      </w:pPr>
      <w:bookmarkStart w:colFirst="0" w:colLast="0" w:name="_a9y9eti2uk3x" w:id="1"/>
      <w:bookmarkEnd w:id="1"/>
      <w:r w:rsidDel="00000000" w:rsidR="00000000" w:rsidRPr="00000000">
        <w:rPr>
          <w:rtl w:val="0"/>
        </w:rPr>
        <w:t xml:space="preserve">Last revised: 10.14.25</w:t>
      </w:r>
      <w:r w:rsidDel="00000000" w:rsidR="00000000" w:rsidRPr="00000000">
        <w:rPr>
          <w:rtl w:val="0"/>
        </w:rPr>
      </w:r>
    </w:p>
    <w:p w:rsidR="00000000" w:rsidDel="00000000" w:rsidP="00000000" w:rsidRDefault="00000000" w:rsidRPr="00000000" w14:paraId="00000004">
      <w:pPr>
        <w:rPr>
          <w:color w:val="434343"/>
        </w:rPr>
      </w:pPr>
      <w:r w:rsidDel="00000000" w:rsidR="00000000" w:rsidRPr="00000000">
        <w:rPr>
          <w:rtl w:val="0"/>
        </w:rPr>
      </w:r>
    </w:p>
    <w:p w:rsidR="00000000" w:rsidDel="00000000" w:rsidP="00000000" w:rsidRDefault="00000000" w:rsidRPr="00000000" w14:paraId="00000005">
      <w:pPr>
        <w:rPr>
          <w:color w:val="434343"/>
        </w:rPr>
      </w:pPr>
      <w:r w:rsidDel="00000000" w:rsidR="00000000" w:rsidRPr="00000000">
        <w:rPr>
          <w:color w:val="434343"/>
          <w:rtl w:val="0"/>
        </w:rPr>
        <w:t xml:space="preserve">This document provides the current capabilities of SpecterX protection through the file lifecycle. </w:t>
      </w:r>
    </w:p>
    <w:p w:rsidR="00000000" w:rsidDel="00000000" w:rsidP="00000000" w:rsidRDefault="00000000" w:rsidRPr="00000000" w14:paraId="00000006">
      <w:pPr>
        <w:rPr>
          <w:color w:val="434343"/>
        </w:rPr>
      </w:pPr>
      <w:r w:rsidDel="00000000" w:rsidR="00000000" w:rsidRPr="00000000">
        <w:rPr>
          <w:rtl w:val="0"/>
        </w:rPr>
      </w:r>
    </w:p>
    <w:p w:rsidR="00000000" w:rsidDel="00000000" w:rsidP="00000000" w:rsidRDefault="00000000" w:rsidRPr="00000000" w14:paraId="00000007">
      <w:pPr>
        <w:spacing w:line="276" w:lineRule="auto"/>
        <w:rPr>
          <w:color w:val="434343"/>
        </w:rPr>
      </w:pPr>
      <w:r w:rsidDel="00000000" w:rsidR="00000000" w:rsidRPr="00000000">
        <w:rPr>
          <w:rtl w:val="0"/>
        </w:rPr>
      </w:r>
    </w:p>
    <w:p w:rsidR="00000000" w:rsidDel="00000000" w:rsidP="00000000" w:rsidRDefault="00000000" w:rsidRPr="00000000" w14:paraId="00000008">
      <w:pPr>
        <w:pStyle w:val="Heading2"/>
        <w:spacing w:line="276" w:lineRule="auto"/>
        <w:rPr/>
      </w:pPr>
      <w:bookmarkStart w:colFirst="0" w:colLast="0" w:name="_kson5z58grkf" w:id="2"/>
      <w:bookmarkEnd w:id="2"/>
      <w:commentRangeStart w:id="0"/>
      <w:r w:rsidDel="00000000" w:rsidR="00000000" w:rsidRPr="00000000">
        <w:rPr>
          <w:rtl w:val="0"/>
        </w:rPr>
        <w:t xml:space="preserve">Table of Contents</w:t>
      </w:r>
      <w:commentRangeEnd w:id="0"/>
      <w:r w:rsidDel="00000000" w:rsidR="00000000" w:rsidRPr="00000000">
        <w:commentReference w:id="0"/>
      </w:r>
      <w:r w:rsidDel="00000000" w:rsidR="00000000" w:rsidRPr="00000000">
        <w:rPr>
          <w:rtl w:val="0"/>
        </w:rPr>
      </w:r>
    </w:p>
    <w:sdt>
      <w:sdtPr>
        <w:id w:val="1588187079"/>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dxdw5udt3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INTERNAL DRAFT</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9y9eti2uk3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Last revised: 10.14.25</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son5z58grk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mne16flm3s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Protection through the File Lifecycle</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e3umts5mhg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Lifecycle Protection Encryption</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aa23md8kp1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Native File Encryption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wjymtidlza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Agentless, Seamless Access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yit2a567ps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Identity Verification for Lifecycle Protected Files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xzzyk49zy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Initial Access: Multi-Factor Authentication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o1qa9ux3v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Native authentication for Seamless Access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06bxla0e6l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Application-Specific Authentication Requirements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j8nxhw0dqx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Distribution Controls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8x7jvuqoye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Distribution Controls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hgkn883m1d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Domain-Wide Access Without Repeated OTP Verification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a0jpj162qk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Supported File Types &amp; Applications for Lifecycle Protection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vhl6zg06jk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Controls Applied by Permission Roles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hp5egh9b7t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Editing with Lifecycle Protection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ssbx1bg0ur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Editing Protected Files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j9uh2bj20n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Signing SpecterX-Protected Files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5h63nd4302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Supported Applications for Signing</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xygojhyjxa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Important Limitation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v3gge1l7zy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Sync Behavior for Signed Files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hp3qw4i2f2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Tracking of Protected Data</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5pt902hbms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Snippet Prevention of Protected Downloads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3l5ibqdw6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Watermarking in Conjunction with Lifecycle File Protection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vvcyx3ol1h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Persistent Identity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7vuatpr9q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Watermark Contents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fz1ej4vyjr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Static Placement During Editing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b2h0ubb9gj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Retention Policy Configuration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agp36ch1pz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Retention Policies Work</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6b0ttf1cfa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Happens When Retention is Reached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ju4gcd4bin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Optional File Deletion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9us4mrn9kq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Additional Resources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dh2unj6ooy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Frequently Asked Questions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t4z47vfjaz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 Protected files aren’t opening for me. What should I do?</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odmxkzf96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 Can recipients save protected files to their own Google Drive or SharePoint instance?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line="276" w:lineRule="auto"/>
        <w:rPr>
          <w:color w:val="434343"/>
        </w:rPr>
      </w:pPr>
      <w:r w:rsidDel="00000000" w:rsidR="00000000" w:rsidRPr="00000000">
        <w:rPr>
          <w:rtl w:val="0"/>
        </w:rPr>
      </w:r>
    </w:p>
    <w:p w:rsidR="00000000" w:rsidDel="00000000" w:rsidP="00000000" w:rsidRDefault="00000000" w:rsidRPr="00000000" w14:paraId="0000002E">
      <w:pPr>
        <w:spacing w:line="276" w:lineRule="auto"/>
        <w:rPr>
          <w:color w:val="434343"/>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fmne16flm3sb" w:id="3"/>
      <w:bookmarkEnd w:id="3"/>
      <w:r w:rsidDel="00000000" w:rsidR="00000000" w:rsidRPr="00000000">
        <w:rPr>
          <w:rtl w:val="0"/>
        </w:rPr>
        <w:t xml:space="preserve">Protection through the File Lifecycle   </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SpecterX provides lifecycle protection for sensitive files shared outside of the organization’s managed environment, ensuring that control and governance persist regardless of where the file travels. Whether a file is opened in the recipient’s personal or corporate Google Workspace, Microsoft 365 environment, or downloaded and accessed natively through Microsoft Office or Adobe Reader, SpecterX ensures that security policies remain intact.</w:t>
      </w:r>
    </w:p>
    <w:p w:rsidR="00000000" w:rsidDel="00000000" w:rsidP="00000000" w:rsidRDefault="00000000" w:rsidRPr="00000000" w14:paraId="00000033">
      <w:pPr>
        <w:spacing w:after="240" w:before="240" w:lineRule="auto"/>
        <w:rPr/>
      </w:pPr>
      <w:r w:rsidDel="00000000" w:rsidR="00000000" w:rsidRPr="00000000">
        <w:rPr>
          <w:rtl w:val="0"/>
        </w:rPr>
        <w:t xml:space="preserve">By embedding protection directly into the file, SpecterX enables users to collaborate using their existing, familiar tools, without compromising on security. This approach maintains productivity while enforcing granular, role-based controls—such as view-only access, edit restrictions, watermarking, expiration, and full audit trails—across the entire lifecycle of the file.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rFonts w:ascii="Roboto" w:cs="Roboto" w:eastAsia="Roboto" w:hAnsi="Roboto"/>
          <w:b w:val="1"/>
          <w:bCs w:val="1"/>
          <w:color w:val="2d2d2d"/>
          <w:sz w:val="34"/>
          <w:szCs w:val="34"/>
        </w:rPr>
      </w:pPr>
      <w:bookmarkStart w:colFirst="0" w:colLast="0" w:name="_je3umts5mhgs" w:id="4"/>
      <w:bookmarkEnd w:id="4"/>
      <w:r w:rsidDel="00000000" w:rsidR="00000000" w:rsidRPr="00000000">
        <w:rPr>
          <w:rtl w:val="0"/>
        </w:rPr>
        <w:t xml:space="preserve">Lifecycle Protection Encryption</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SpecterX Protected Files</w:t>
      </w:r>
      <w:r w:rsidDel="00000000" w:rsidR="00000000" w:rsidRPr="00000000">
        <w:rPr>
          <w:rtl w:val="0"/>
        </w:rPr>
        <w:t xml:space="preserve"> remain secure across their entire lifecycle through </w:t>
      </w:r>
      <w:r w:rsidDel="00000000" w:rsidR="00000000" w:rsidRPr="00000000">
        <w:rPr>
          <w:b w:val="1"/>
          <w:bCs w:val="1"/>
          <w:rtl w:val="0"/>
        </w:rPr>
        <w:t xml:space="preserve">native encryption methods</w:t>
      </w:r>
      <w:r w:rsidDel="00000000" w:rsidR="00000000" w:rsidRPr="00000000">
        <w:rPr>
          <w:rtl w:val="0"/>
        </w:rPr>
        <w:t xml:space="preserve">, applied directly at the file level. This approach ensures that the protection is </w:t>
      </w:r>
      <w:r w:rsidDel="00000000" w:rsidR="00000000" w:rsidRPr="00000000">
        <w:rPr>
          <w:b w:val="1"/>
          <w:bCs w:val="1"/>
          <w:rtl w:val="0"/>
        </w:rPr>
        <w:t xml:space="preserve">persistent, portable, and agentless</w:t>
      </w:r>
      <w:r w:rsidDel="00000000" w:rsidR="00000000" w:rsidRPr="00000000">
        <w:rPr>
          <w:rtl w:val="0"/>
        </w:rPr>
        <w:t xml:space="preserve">—meaning no additional software is required to decrypt or access the file securely.</w:t>
      </w:r>
    </w:p>
    <w:p w:rsidR="00000000" w:rsidDel="00000000" w:rsidP="00000000" w:rsidRDefault="00000000" w:rsidRPr="00000000" w14:paraId="00000037">
      <w:pPr>
        <w:pStyle w:val="Heading3"/>
        <w:spacing w:after="80" w:before="280" w:lineRule="auto"/>
        <w:rPr>
          <w:rFonts w:ascii="Roboto" w:cs="Roboto" w:eastAsia="Roboto" w:hAnsi="Roboto"/>
          <w:color w:val="2d2d2d"/>
          <w:sz w:val="26"/>
          <w:szCs w:val="26"/>
        </w:rPr>
      </w:pPr>
      <w:bookmarkStart w:colFirst="0" w:colLast="0" w:name="_oaa23md8kp1x" w:id="5"/>
      <w:bookmarkEnd w:id="5"/>
      <w:r w:rsidDel="00000000" w:rsidR="00000000" w:rsidRPr="00000000">
        <w:rPr>
          <w:rFonts w:ascii="Roboto" w:cs="Roboto" w:eastAsia="Roboto" w:hAnsi="Roboto"/>
          <w:color w:val="2d2d2d"/>
          <w:sz w:val="26"/>
          <w:szCs w:val="26"/>
          <w:rtl w:val="0"/>
        </w:rPr>
        <w:t xml:space="preserve">Native File Encryption</w:t>
      </w:r>
    </w:p>
    <w:p w:rsidR="00000000" w:rsidDel="00000000" w:rsidP="00000000" w:rsidRDefault="00000000" w:rsidRPr="00000000" w14:paraId="00000038">
      <w:pPr>
        <w:spacing w:after="240" w:before="240" w:lineRule="auto"/>
        <w:rPr/>
      </w:pPr>
      <w:r w:rsidDel="00000000" w:rsidR="00000000" w:rsidRPr="00000000">
        <w:rPr>
          <w:rtl w:val="0"/>
        </w:rPr>
        <w:t xml:space="preserve">Rather than wrapping the file in a container or requiring a separate agent to enforce protection, SpecterX leverages the </w:t>
      </w:r>
      <w:r w:rsidDel="00000000" w:rsidR="00000000" w:rsidRPr="00000000">
        <w:rPr>
          <w:b w:val="1"/>
          <w:bCs w:val="1"/>
          <w:rtl w:val="0"/>
        </w:rPr>
        <w:t xml:space="preserve">native encryption mechanisms</w:t>
      </w:r>
      <w:r w:rsidDel="00000000" w:rsidR="00000000" w:rsidRPr="00000000">
        <w:rPr>
          <w:rtl w:val="0"/>
        </w:rPr>
        <w:t xml:space="preserve"> already supported by standard file formats such as Microsoft Office and PDF. This allows SpecterX to:</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b w:val="1"/>
          <w:bCs w:val="1"/>
          <w:rtl w:val="0"/>
        </w:rPr>
        <w:t xml:space="preserve">Embed encryption and access controls directly into the file</w:t>
        <w:br w:type="textWrapping"/>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Ensure that files are encrypted </w:t>
      </w:r>
      <w:r w:rsidDel="00000000" w:rsidR="00000000" w:rsidRPr="00000000">
        <w:rPr>
          <w:b w:val="1"/>
          <w:bCs w:val="1"/>
          <w:rtl w:val="0"/>
        </w:rPr>
        <w:t xml:space="preserve">at rest, in transit, and in use</w:t>
        <w:br w:type="textWrapping"/>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Allow recipients to open files securely within their </w:t>
      </w:r>
      <w:r w:rsidDel="00000000" w:rsidR="00000000" w:rsidRPr="00000000">
        <w:rPr>
          <w:b w:val="1"/>
          <w:bCs w:val="1"/>
          <w:rtl w:val="0"/>
        </w:rPr>
        <w:t xml:space="preserve">existing applications</w:t>
      </w:r>
      <w:r w:rsidDel="00000000" w:rsidR="00000000" w:rsidRPr="00000000">
        <w:rPr>
          <w:rtl w:val="0"/>
        </w:rPr>
        <w:t xml:space="preserve">, such as Microsoft Word, Excel, PowerPoint, or Adobe Reader</w:t>
        <w:br w:type="textWrapping"/>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Maintain protection even if the file is moved, renamed, or copied</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This native approach means that encrypted files can travel freely outside the organization - via email, cloud storage, or physical transfer - while still </w:t>
      </w:r>
      <w:r w:rsidDel="00000000" w:rsidR="00000000" w:rsidRPr="00000000">
        <w:rPr>
          <w:b w:val="1"/>
          <w:bCs w:val="1"/>
          <w:rtl w:val="0"/>
        </w:rPr>
        <w:t xml:space="preserve">requiring identity verification and policy enforcement to access the content</w:t>
      </w:r>
      <w:r w:rsidDel="00000000" w:rsidR="00000000" w:rsidRPr="00000000">
        <w:rPr>
          <w:rtl w:val="0"/>
        </w:rPr>
        <w:t xml:space="preserve">.</w:t>
      </w:r>
    </w:p>
    <w:p w:rsidR="00000000" w:rsidDel="00000000" w:rsidP="00000000" w:rsidRDefault="00000000" w:rsidRPr="00000000" w14:paraId="0000003E">
      <w:pPr>
        <w:pStyle w:val="Heading3"/>
        <w:rPr/>
      </w:pPr>
      <w:bookmarkStart w:colFirst="0" w:colLast="0" w:name="_gwjymtidlzag" w:id="6"/>
      <w:bookmarkEnd w:id="6"/>
      <w:r w:rsidDel="00000000" w:rsidR="00000000" w:rsidRPr="00000000">
        <w:rPr>
          <w:rtl w:val="0"/>
        </w:rPr>
        <w:t xml:space="preserve">Agentless, Seamless Access</w:t>
      </w:r>
    </w:p>
    <w:p w:rsidR="00000000" w:rsidDel="00000000" w:rsidP="00000000" w:rsidRDefault="00000000" w:rsidRPr="00000000" w14:paraId="0000003F">
      <w:pPr>
        <w:spacing w:after="240" w:before="240" w:lineRule="auto"/>
        <w:rPr/>
      </w:pPr>
      <w:r w:rsidDel="00000000" w:rsidR="00000000" w:rsidRPr="00000000">
        <w:rPr>
          <w:rtl w:val="0"/>
        </w:rPr>
        <w:t xml:space="preserve">Because encryption is embedded at the file level, there is no need to install any agents, plugins, or extensions. Authorized users can open encrypted files using their </w:t>
      </w:r>
      <w:r w:rsidDel="00000000" w:rsidR="00000000" w:rsidRPr="00000000">
        <w:rPr>
          <w:b w:val="1"/>
          <w:bCs w:val="1"/>
          <w:rtl w:val="0"/>
        </w:rPr>
        <w:t xml:space="preserve">existing Microsoft</w:t>
      </w:r>
      <w:r w:rsidDel="00000000" w:rsidR="00000000" w:rsidRPr="00000000">
        <w:rPr>
          <w:rtl w:val="0"/>
        </w:rPr>
        <w:t xml:space="preserve">, and only if the SpecterX policy grants them access.</w:t>
      </w:r>
    </w:p>
    <w:p w:rsidR="00000000" w:rsidDel="00000000" w:rsidP="00000000" w:rsidRDefault="00000000" w:rsidRPr="00000000" w14:paraId="00000040">
      <w:pPr>
        <w:spacing w:after="240" w:before="240" w:lineRule="auto"/>
        <w:rPr/>
      </w:pPr>
      <w:r w:rsidDel="00000000" w:rsidR="00000000" w:rsidRPr="00000000">
        <w:rPr>
          <w:rtl w:val="0"/>
        </w:rPr>
        <w:t xml:space="preserve">This keeps the user experience frictionless while delivering </w:t>
      </w:r>
      <w:r w:rsidDel="00000000" w:rsidR="00000000" w:rsidRPr="00000000">
        <w:rPr>
          <w:b w:val="1"/>
          <w:bCs w:val="1"/>
          <w:rtl w:val="0"/>
        </w:rPr>
        <w:t xml:space="preserve">enterprise-grade data protection</w:t>
      </w:r>
      <w:r w:rsidDel="00000000" w:rsidR="00000000" w:rsidRPr="00000000">
        <w:rPr>
          <w:rtl w:val="0"/>
        </w:rPr>
        <w:t xml:space="preserve">, even when files leave the organization’s control.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rFonts w:ascii="Roboto" w:cs="Roboto" w:eastAsia="Roboto" w:hAnsi="Roboto"/>
          <w:b w:val="1"/>
          <w:bCs w:val="1"/>
          <w:color w:val="2d2d2d"/>
          <w:sz w:val="34"/>
          <w:szCs w:val="34"/>
        </w:rPr>
      </w:pPr>
      <w:bookmarkStart w:colFirst="0" w:colLast="0" w:name="_ryit2a567ps2" w:id="7"/>
      <w:bookmarkEnd w:id="7"/>
      <w:commentRangeStart w:id="1"/>
      <w:r w:rsidDel="00000000" w:rsidR="00000000" w:rsidRPr="00000000">
        <w:rPr>
          <w:rtl w:val="0"/>
        </w:rPr>
        <w:t xml:space="preserve">Identity Verification for Lifecycle Protected Files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To ensure that only authorized users can access files protected by SpecterX throughout their lifecycle, </w:t>
      </w:r>
      <w:commentRangeStart w:id="2"/>
      <w:r w:rsidDel="00000000" w:rsidR="00000000" w:rsidRPr="00000000">
        <w:rPr>
          <w:rtl w:val="0"/>
        </w:rPr>
        <w:t xml:space="preserve">a two-stage identity verification process is enforced</w:t>
      </w:r>
      <w:commentRangeEnd w:id="2"/>
      <w:r w:rsidDel="00000000" w:rsidR="00000000" w:rsidRPr="00000000">
        <w:commentReference w:id="2"/>
      </w:r>
      <w:r w:rsidDel="00000000" w:rsidR="00000000" w:rsidRPr="00000000">
        <w:rPr>
          <w:rtl w:val="0"/>
        </w:rPr>
        <w:t xml:space="preserve">. This approach ensures that access is both </w:t>
      </w:r>
      <w:r w:rsidDel="00000000" w:rsidR="00000000" w:rsidRPr="00000000">
        <w:rPr>
          <w:b w:val="1"/>
          <w:bCs w:val="1"/>
          <w:rtl w:val="0"/>
        </w:rPr>
        <w:t xml:space="preserve">secure</w:t>
      </w:r>
      <w:r w:rsidDel="00000000" w:rsidR="00000000" w:rsidRPr="00000000">
        <w:rPr>
          <w:rtl w:val="0"/>
        </w:rPr>
        <w:t xml:space="preserve"> and </w:t>
      </w:r>
      <w:r w:rsidDel="00000000" w:rsidR="00000000" w:rsidRPr="00000000">
        <w:rPr>
          <w:b w:val="1"/>
          <w:bCs w:val="1"/>
          <w:rtl w:val="0"/>
        </w:rPr>
        <w:t xml:space="preserve">aligned with user workflows</w:t>
      </w:r>
      <w:r w:rsidDel="00000000" w:rsidR="00000000" w:rsidRPr="00000000">
        <w:rPr>
          <w:rtl w:val="0"/>
        </w:rPr>
        <w:t xml:space="preserve">.</w:t>
      </w:r>
    </w:p>
    <w:p w:rsidR="00000000" w:rsidDel="00000000" w:rsidP="00000000" w:rsidRDefault="00000000" w:rsidRPr="00000000" w14:paraId="00000044">
      <w:pPr>
        <w:pStyle w:val="Heading3"/>
        <w:spacing w:after="80" w:before="280" w:lineRule="auto"/>
        <w:rPr>
          <w:rFonts w:ascii="Roboto" w:cs="Roboto" w:eastAsia="Roboto" w:hAnsi="Roboto"/>
          <w:color w:val="2d2d2d"/>
          <w:sz w:val="26"/>
          <w:szCs w:val="26"/>
        </w:rPr>
      </w:pPr>
      <w:bookmarkStart w:colFirst="0" w:colLast="0" w:name="_7sxzzyk49zyt" w:id="8"/>
      <w:bookmarkEnd w:id="8"/>
      <w:r w:rsidDel="00000000" w:rsidR="00000000" w:rsidRPr="00000000">
        <w:rPr>
          <w:rFonts w:ascii="Roboto" w:cs="Roboto" w:eastAsia="Roboto" w:hAnsi="Roboto"/>
          <w:color w:val="2d2d2d"/>
          <w:sz w:val="26"/>
          <w:szCs w:val="26"/>
          <w:rtl w:val="0"/>
        </w:rPr>
        <w:t xml:space="preserve">Initial Access: Multi-Factor Authentication</w:t>
      </w:r>
    </w:p>
    <w:p w:rsidR="00000000" w:rsidDel="00000000" w:rsidP="00000000" w:rsidRDefault="00000000" w:rsidRPr="00000000" w14:paraId="00000045">
      <w:pPr>
        <w:spacing w:after="240" w:before="240" w:lineRule="auto"/>
        <w:rPr/>
      </w:pPr>
      <w:r w:rsidDel="00000000" w:rsidR="00000000" w:rsidRPr="00000000">
        <w:rPr>
          <w:rtl w:val="0"/>
        </w:rPr>
        <w:t xml:space="preserve">When a recipient attempts to access a file for the first time, they must satisfy the </w:t>
      </w:r>
      <w:commentRangeStart w:id="3"/>
      <w:r w:rsidDel="00000000" w:rsidR="00000000" w:rsidRPr="00000000">
        <w:rPr>
          <w:b w:val="1"/>
          <w:bCs w:val="1"/>
          <w:rtl w:val="0"/>
        </w:rPr>
        <w:t xml:space="preserve">multi-factor authentication (MFA) requirements</w:t>
      </w:r>
      <w:commentRangeEnd w:id="3"/>
      <w:r w:rsidDel="00000000" w:rsidR="00000000" w:rsidRPr="00000000">
        <w:commentReference w:id="3"/>
      </w:r>
      <w:r w:rsidDel="00000000" w:rsidR="00000000" w:rsidRPr="00000000">
        <w:rPr>
          <w:rtl w:val="0"/>
        </w:rPr>
        <w:t xml:space="preserve"> defined in the SpecterX protection policy applied to the file. These MFA conditions may include:</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b w:val="1"/>
          <w:bCs w:val="1"/>
          <w:rtl w:val="0"/>
        </w:rPr>
        <w:t xml:space="preserve">One-Time Passcode (OTP) via Email</w:t>
        <w:br w:type="textWrapping"/>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OTP via SMS or Phone Call</w:t>
        <w:br w:type="textWrapping"/>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b w:val="1"/>
          <w:bCs w:val="1"/>
          <w:rtl w:val="0"/>
        </w:rPr>
        <w:t xml:space="preserve">Combination of the above (if enforced by policy)</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This initial identity verification ensures that access is granted only to the intended user or domain, as defined by the data owner.</w:t>
      </w:r>
    </w:p>
    <w:p w:rsidR="00000000" w:rsidDel="00000000" w:rsidP="00000000" w:rsidRDefault="00000000" w:rsidRPr="00000000" w14:paraId="0000004A">
      <w:pPr>
        <w:pStyle w:val="Heading3"/>
        <w:rPr/>
      </w:pPr>
      <w:bookmarkStart w:colFirst="0" w:colLast="0" w:name="_6o1qa9ux3vk" w:id="9"/>
      <w:bookmarkEnd w:id="9"/>
      <w:r w:rsidDel="00000000" w:rsidR="00000000" w:rsidRPr="00000000">
        <w:rPr>
          <w:rtl w:val="0"/>
        </w:rPr>
        <w:t xml:space="preserve">Native authentication for Seamless Access </w:t>
      </w:r>
    </w:p>
    <w:p w:rsidR="00000000" w:rsidDel="00000000" w:rsidP="00000000" w:rsidRDefault="00000000" w:rsidRPr="00000000" w14:paraId="0000004B">
      <w:pPr>
        <w:spacing w:after="240" w:before="240" w:lineRule="auto"/>
        <w:rPr/>
      </w:pPr>
      <w:r w:rsidDel="00000000" w:rsidR="00000000" w:rsidRPr="00000000">
        <w:rPr>
          <w:rtl w:val="0"/>
        </w:rPr>
        <w:t xml:space="preserve">SpecterX uses email-based identity enforcement to ensure only authorized users can open protected files. Once initial access is verified (via OTP or phone verification, if required), ongoing access is authenticated using the recipient’s existing Microsoft or Google account - no SpecterX-specific credentials are needed.</w:t>
      </w:r>
    </w:p>
    <w:p w:rsidR="00000000" w:rsidDel="00000000" w:rsidP="00000000" w:rsidRDefault="00000000" w:rsidRPr="00000000" w14:paraId="0000004C">
      <w:pPr>
        <w:pStyle w:val="Heading3"/>
        <w:spacing w:after="80" w:before="280" w:lineRule="auto"/>
        <w:rPr>
          <w:rFonts w:ascii="Roboto" w:cs="Roboto" w:eastAsia="Roboto" w:hAnsi="Roboto"/>
          <w:color w:val="2d2d2d"/>
          <w:sz w:val="26"/>
          <w:szCs w:val="26"/>
        </w:rPr>
      </w:pPr>
      <w:bookmarkStart w:colFirst="0" w:colLast="0" w:name="_o06bxla0e6l3" w:id="10"/>
      <w:bookmarkEnd w:id="10"/>
      <w:commentRangeStart w:id="4"/>
      <w:commentRangeStart w:id="5"/>
      <w:r w:rsidDel="00000000" w:rsidR="00000000" w:rsidRPr="00000000">
        <w:rPr>
          <w:rFonts w:ascii="Roboto" w:cs="Roboto" w:eastAsia="Roboto" w:hAnsi="Roboto"/>
          <w:color w:val="2d2d2d"/>
          <w:sz w:val="26"/>
          <w:szCs w:val="26"/>
          <w:rtl w:val="0"/>
        </w:rPr>
        <w:t xml:space="preserve">Application-Specific Authentication Requirements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Microsoft Office (Desktop Apps)</w:t>
        <w:br w:type="textWrapping"/>
      </w:r>
      <w:r w:rsidDel="00000000" w:rsidR="00000000" w:rsidRPr="00000000">
        <w:rPr>
          <w:rtl w:val="0"/>
        </w:rPr>
        <w:t xml:space="preserve">Protected files can be opened in Word, Excel, PowerPoint, etc., using a Microsoft account (Office 365 or Microsoft Live) that matches the email address the file was shared with. This allows secure, native access without requiring additional software.</w:t>
      </w:r>
    </w:p>
    <w:p w:rsidR="00000000" w:rsidDel="00000000" w:rsidP="00000000" w:rsidRDefault="00000000" w:rsidRPr="00000000" w14:paraId="0000004E">
      <w:pPr>
        <w:spacing w:after="240" w:before="240" w:lineRule="auto"/>
        <w:rPr/>
      </w:pPr>
      <w:commentRangeStart w:id="6"/>
      <w:r w:rsidDel="00000000" w:rsidR="00000000" w:rsidRPr="00000000">
        <w:rPr>
          <w:b w:val="1"/>
          <w:bCs w:val="1"/>
          <w:rtl w:val="0"/>
        </w:rPr>
        <w:t xml:space="preserve">Microsoft 365 (Web-Based Office Apps)</w:t>
        <w:br w:type="textWrapping"/>
      </w:r>
      <w:r w:rsidDel="00000000" w:rsidR="00000000" w:rsidRPr="00000000">
        <w:rPr>
          <w:rtl w:val="0"/>
        </w:rPr>
        <w:t xml:space="preserve">Users authenticate with their Microsoft 365 account via browser. Access is granted only if the logged-in account matches the shared email.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Google Workspace / Gmail (Google Docs &amp; Drive)</w:t>
        <w:br w:type="textWrapping"/>
      </w:r>
      <w:r w:rsidDel="00000000" w:rsidR="00000000" w:rsidRPr="00000000">
        <w:rPr>
          <w:rtl w:val="0"/>
        </w:rPr>
        <w:t xml:space="preserve">Users are authenticated using their Google account—either Gmail or Workspace. Access is allowed only for the account tied to the shared email address. Files may open via the SpecterX WebViewer, depending on policy.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Adobe Reader / Acrobat (Protected PDFs)</w:t>
        <w:br w:type="textWrapping"/>
      </w:r>
      <w:r w:rsidDel="00000000" w:rsidR="00000000" w:rsidRPr="00000000">
        <w:rPr>
          <w:rtl w:val="0"/>
        </w:rPr>
        <w:t xml:space="preserve">Access is granted if the user has already been authenticated through their Microsoft account that is connected to their Adobe account. Adobe applications open the file with protections intact, but do not handle identity verification themselves.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Edge (version 80 or later)</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No </w:t>
      </w:r>
      <w:commentRangeStart w:id="7"/>
      <w:r w:rsidDel="00000000" w:rsidR="00000000" w:rsidRPr="00000000">
        <w:rPr>
          <w:rtl w:val="0"/>
        </w:rPr>
        <w:t xml:space="preserve">Adobe</w:t>
      </w:r>
      <w:commentRangeEnd w:id="7"/>
      <w:r w:rsidDel="00000000" w:rsidR="00000000" w:rsidRPr="00000000">
        <w:commentReference w:id="7"/>
      </w:r>
      <w:r w:rsidDel="00000000" w:rsidR="00000000" w:rsidRPr="00000000">
        <w:rPr>
          <w:rtl w:val="0"/>
        </w:rPr>
        <w:t xml:space="preserve"> or Edge-specific </w:t>
      </w:r>
      <w:commentRangeStart w:id="8"/>
      <w:r w:rsidDel="00000000" w:rsidR="00000000" w:rsidRPr="00000000">
        <w:rPr>
          <w:rtl w:val="0"/>
        </w:rPr>
        <w:t xml:space="preserve">login is required</w:t>
      </w:r>
      <w:commentRangeEnd w:id="8"/>
      <w:r w:rsidDel="00000000" w:rsidR="00000000" w:rsidRPr="00000000">
        <w:commentReference w:id="8"/>
      </w:r>
      <w:r w:rsidDel="00000000" w:rsidR="00000000" w:rsidRPr="00000000">
        <w:rPr>
          <w:rtl w:val="0"/>
        </w:rPr>
        <w:t xml:space="preserve">. Access is controlled by SpecterX policy, and files can only be opened if the user has already been authenticated using their </w:t>
      </w:r>
      <w:del w:author="Shahar Band" w:id="0" w:date="2025-10-14T22:41:55Z">
        <w:r w:rsidDel="00000000" w:rsidR="00000000" w:rsidRPr="00000000">
          <w:rPr>
            <w:b w:val="1"/>
            <w:bCs w:val="1"/>
            <w:rtl w:val="0"/>
          </w:rPr>
          <w:delText xml:space="preserve">Microsoft or Google </w:delText>
        </w:r>
      </w:del>
      <w:r w:rsidDel="00000000" w:rsidR="00000000" w:rsidRPr="00000000">
        <w:rPr>
          <w:b w:val="1"/>
          <w:bCs w:val="1"/>
          <w:rtl w:val="0"/>
        </w:rPr>
        <w:t xml:space="preserve">account</w:t>
      </w:r>
      <w:r w:rsidDel="00000000" w:rsidR="00000000" w:rsidRPr="00000000">
        <w:rPr>
          <w:rtl w:val="0"/>
        </w:rPr>
        <w:t xml:space="preserve"> that matches the file’s shared recipient.</w:t>
      </w:r>
    </w:p>
    <w:p w:rsidR="00000000" w:rsidDel="00000000" w:rsidP="00000000" w:rsidRDefault="00000000" w:rsidRPr="00000000" w14:paraId="00000053">
      <w:pPr>
        <w:pStyle w:val="Heading2"/>
        <w:rPr/>
      </w:pPr>
      <w:bookmarkStart w:colFirst="0" w:colLast="0" w:name="_pz8hppoicg01" w:id="11"/>
      <w:bookmarkEnd w:id="11"/>
      <w:r w:rsidDel="00000000" w:rsidR="00000000" w:rsidRPr="00000000">
        <w:rPr>
          <w:rtl w:val="0"/>
        </w:rPr>
      </w:r>
    </w:p>
    <w:p w:rsidR="00000000" w:rsidDel="00000000" w:rsidP="00000000" w:rsidRDefault="00000000" w:rsidRPr="00000000" w14:paraId="00000054">
      <w:pPr>
        <w:pStyle w:val="Heading2"/>
        <w:rPr/>
      </w:pPr>
      <w:bookmarkStart w:colFirst="0" w:colLast="0" w:name="_oj8nxhw0dqxo" w:id="12"/>
      <w:bookmarkEnd w:id="12"/>
      <w:r w:rsidDel="00000000" w:rsidR="00000000" w:rsidRPr="00000000">
        <w:rPr>
          <w:rtl w:val="0"/>
        </w:rPr>
        <w:t xml:space="preserve">Data Distribution Controls</w:t>
      </w:r>
    </w:p>
    <w:p w:rsidR="00000000" w:rsidDel="00000000" w:rsidP="00000000" w:rsidRDefault="00000000" w:rsidRPr="00000000" w14:paraId="00000055">
      <w:pPr>
        <w:spacing w:after="240" w:before="240" w:line="276" w:lineRule="auto"/>
        <w:rPr>
          <w:color w:val="434343"/>
        </w:rPr>
      </w:pPr>
      <w:r w:rsidDel="00000000" w:rsidR="00000000" w:rsidRPr="00000000">
        <w:rPr>
          <w:color w:val="434343"/>
          <w:rtl w:val="0"/>
        </w:rPr>
        <w:t xml:space="preserve">SpecterX enables organizations to control </w:t>
      </w:r>
      <w:r w:rsidDel="00000000" w:rsidR="00000000" w:rsidRPr="00000000">
        <w:rPr>
          <w:b w:val="1"/>
          <w:bCs w:val="1"/>
          <w:color w:val="434343"/>
          <w:rtl w:val="0"/>
        </w:rPr>
        <w:t xml:space="preserve">how protected files are distributed</w:t>
      </w:r>
      <w:r w:rsidDel="00000000" w:rsidR="00000000" w:rsidRPr="00000000">
        <w:rPr>
          <w:color w:val="434343"/>
          <w:rtl w:val="0"/>
        </w:rPr>
        <w:t xml:space="preserve">, who can access them, and how authentication is enforced - without compromising the user experience. These capabilities are governed by protection policies applied at the time of sharing and persist across the file’s entire lifecycle, even after download.</w:t>
      </w:r>
    </w:p>
    <w:p w:rsidR="00000000" w:rsidDel="00000000" w:rsidP="00000000" w:rsidRDefault="00000000" w:rsidRPr="00000000" w14:paraId="00000056">
      <w:pPr>
        <w:pStyle w:val="Heading3"/>
        <w:spacing w:after="80" w:before="280" w:line="276" w:lineRule="auto"/>
        <w:rPr>
          <w:rFonts w:ascii="Roboto" w:cs="Roboto" w:eastAsia="Roboto" w:hAnsi="Roboto"/>
          <w:color w:val="434343"/>
          <w:sz w:val="26"/>
          <w:szCs w:val="26"/>
        </w:rPr>
      </w:pPr>
      <w:bookmarkStart w:colFirst="0" w:colLast="0" w:name="_78x7jvuqoyej" w:id="13"/>
      <w:bookmarkEnd w:id="13"/>
      <w:r w:rsidDel="00000000" w:rsidR="00000000" w:rsidRPr="00000000">
        <w:rPr>
          <w:rFonts w:ascii="Roboto" w:cs="Roboto" w:eastAsia="Roboto" w:hAnsi="Roboto"/>
          <w:color w:val="434343"/>
          <w:sz w:val="26"/>
          <w:szCs w:val="26"/>
          <w:rtl w:val="0"/>
        </w:rPr>
        <w:t xml:space="preserve">Data Distribution Controls</w:t>
      </w:r>
    </w:p>
    <w:p w:rsidR="00000000" w:rsidDel="00000000" w:rsidP="00000000" w:rsidRDefault="00000000" w:rsidRPr="00000000" w14:paraId="00000057">
      <w:pPr>
        <w:spacing w:after="240" w:before="240" w:line="276" w:lineRule="auto"/>
        <w:rPr>
          <w:color w:val="434343"/>
        </w:rPr>
      </w:pPr>
      <w:r w:rsidDel="00000000" w:rsidR="00000000" w:rsidRPr="00000000">
        <w:rPr>
          <w:color w:val="434343"/>
          <w:rtl w:val="0"/>
        </w:rPr>
        <w:t xml:space="preserve">Each SpecterX protection policy defines </w:t>
      </w:r>
      <w:r w:rsidDel="00000000" w:rsidR="00000000" w:rsidRPr="00000000">
        <w:rPr>
          <w:b w:val="1"/>
          <w:bCs w:val="1"/>
          <w:color w:val="434343"/>
          <w:rtl w:val="0"/>
        </w:rPr>
        <w:t xml:space="preserve">recipient sharing permissions</w:t>
      </w:r>
      <w:r w:rsidDel="00000000" w:rsidR="00000000" w:rsidRPr="00000000">
        <w:rPr>
          <w:color w:val="434343"/>
          <w:rtl w:val="0"/>
        </w:rPr>
        <w:t xml:space="preserve">, which control how widely a protected file may be forwarded or accessed after it is initially shared. The following distribution modes are supported:</w:t>
      </w:r>
    </w:p>
    <w:p w:rsidR="00000000" w:rsidDel="00000000" w:rsidP="00000000" w:rsidRDefault="00000000" w:rsidRPr="00000000" w14:paraId="00000058">
      <w:pPr>
        <w:numPr>
          <w:ilvl w:val="0"/>
          <w:numId w:val="17"/>
        </w:numPr>
        <w:spacing w:after="0" w:afterAutospacing="0" w:before="240" w:line="276" w:lineRule="auto"/>
        <w:ind w:left="720" w:hanging="360"/>
        <w:rPr>
          <w:color w:val="434343"/>
        </w:rPr>
      </w:pPr>
      <w:r w:rsidDel="00000000" w:rsidR="00000000" w:rsidRPr="00000000">
        <w:rPr>
          <w:b w:val="1"/>
          <w:bCs w:val="1"/>
          <w:color w:val="434343"/>
          <w:rtl w:val="0"/>
        </w:rPr>
        <w:t xml:space="preserve">Singular Access Only</w:t>
      </w:r>
      <w:r w:rsidDel="00000000" w:rsidR="00000000" w:rsidRPr="00000000">
        <w:rPr>
          <w:color w:val="434343"/>
          <w:rtl w:val="0"/>
        </w:rPr>
        <w:t xml:space="preserve"> - The file may not be forwarded; access is limited to the original, intended recipient.</w:t>
        <w:br w:type="textWrapping"/>
      </w:r>
    </w:p>
    <w:p w:rsidR="00000000" w:rsidDel="00000000" w:rsidP="00000000" w:rsidRDefault="00000000" w:rsidRPr="00000000" w14:paraId="00000059">
      <w:pPr>
        <w:numPr>
          <w:ilvl w:val="0"/>
          <w:numId w:val="17"/>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Domain-Restricted Access</w:t>
      </w:r>
      <w:r w:rsidDel="00000000" w:rsidR="00000000" w:rsidRPr="00000000">
        <w:rPr>
          <w:color w:val="434343"/>
          <w:rtl w:val="0"/>
        </w:rPr>
        <w:t xml:space="preserve"> - Access is granted to users who belong to the same email domain as the original recipient (e.g., @customer.com), excluding public domains such as @gmail.com, @outlook.com, and @yahoo.com.</w:t>
        <w:br w:type="textWrapping"/>
      </w:r>
    </w:p>
    <w:p w:rsidR="00000000" w:rsidDel="00000000" w:rsidP="00000000" w:rsidRDefault="00000000" w:rsidRPr="00000000" w14:paraId="0000005A">
      <w:pPr>
        <w:numPr>
          <w:ilvl w:val="0"/>
          <w:numId w:val="17"/>
        </w:numPr>
        <w:spacing w:after="240" w:before="0" w:beforeAutospacing="0" w:line="276" w:lineRule="auto"/>
        <w:ind w:left="720" w:hanging="360"/>
        <w:rPr>
          <w:color w:val="434343"/>
        </w:rPr>
      </w:pPr>
      <w:commentRangeStart w:id="9"/>
      <w:r w:rsidDel="00000000" w:rsidR="00000000" w:rsidRPr="00000000">
        <w:rPr>
          <w:b w:val="1"/>
          <w:bCs w:val="1"/>
          <w:color w:val="434343"/>
          <w:rtl w:val="0"/>
        </w:rPr>
        <w:t xml:space="preserve">Unrestricted Sharing</w:t>
      </w:r>
      <w:r w:rsidDel="00000000" w:rsidR="00000000" w:rsidRPr="00000000">
        <w:rPr>
          <w:color w:val="434343"/>
          <w:rtl w:val="0"/>
        </w:rPr>
        <w:t xml:space="preserve"> - The file can be forwarded and accessed by anyone with a valid </w:t>
      </w:r>
      <w:del w:author="Shahar Band" w:id="1" w:date="2025-10-14T22:43:01Z">
        <w:r w:rsidDel="00000000" w:rsidR="00000000" w:rsidRPr="00000000">
          <w:rPr>
            <w:color w:val="434343"/>
            <w:rtl w:val="0"/>
          </w:rPr>
          <w:delText xml:space="preserve">Microsoft or Google </w:delText>
        </w:r>
      </w:del>
      <w:r w:rsidDel="00000000" w:rsidR="00000000" w:rsidRPr="00000000">
        <w:rPr>
          <w:color w:val="434343"/>
          <w:rtl w:val="0"/>
        </w:rPr>
        <w:t xml:space="preserve">account, unless other restrictions are applied (e.g., expiration, OTP, watermarking).</w:t>
      </w:r>
      <w:commentRangeEnd w:id="9"/>
      <w:r w:rsidDel="00000000" w:rsidR="00000000" w:rsidRPr="00000000">
        <w:commentReference w:id="9"/>
      </w:r>
      <w:r w:rsidDel="00000000" w:rsidR="00000000" w:rsidRPr="00000000">
        <w:rPr>
          <w:color w:val="434343"/>
          <w:rtl w:val="0"/>
        </w:rPr>
        <w:br w:type="textWrapping"/>
      </w:r>
      <w:r w:rsidDel="00000000" w:rsidR="00000000" w:rsidRPr="00000000">
        <w:rPr>
          <w:rtl w:val="0"/>
        </w:rPr>
      </w:r>
    </w:p>
    <w:p w:rsidR="00000000" w:rsidDel="00000000" w:rsidP="00000000" w:rsidRDefault="00000000" w:rsidRPr="00000000" w14:paraId="0000005B">
      <w:pPr>
        <w:spacing w:after="240" w:before="240" w:line="276" w:lineRule="auto"/>
        <w:rPr>
          <w:color w:val="434343"/>
        </w:rPr>
      </w:pPr>
      <w:r w:rsidDel="00000000" w:rsidR="00000000" w:rsidRPr="00000000">
        <w:rPr>
          <w:color w:val="434343"/>
          <w:rtl w:val="0"/>
        </w:rPr>
        <w:t xml:space="preserve">These settings are enforced at the </w:t>
      </w:r>
      <w:r w:rsidDel="00000000" w:rsidR="00000000" w:rsidRPr="00000000">
        <w:rPr>
          <w:b w:val="1"/>
          <w:bCs w:val="1"/>
          <w:color w:val="434343"/>
          <w:rtl w:val="0"/>
        </w:rPr>
        <w:t xml:space="preserve">policy level</w:t>
      </w:r>
      <w:r w:rsidDel="00000000" w:rsidR="00000000" w:rsidRPr="00000000">
        <w:rPr>
          <w:color w:val="434343"/>
          <w:rtl w:val="0"/>
        </w:rPr>
        <w:t xml:space="preserve">, and SpecterX automatically provisions access for permitted users who receive the file through SpecterX Secure Links or by file transfer.</w:t>
      </w:r>
    </w:p>
    <w:p w:rsidR="00000000" w:rsidDel="00000000" w:rsidP="00000000" w:rsidRDefault="00000000" w:rsidRPr="00000000" w14:paraId="0000005C">
      <w:pPr>
        <w:spacing w:after="240" w:before="240" w:line="276" w:lineRule="auto"/>
        <w:rPr>
          <w:color w:val="434343"/>
        </w:rPr>
      </w:pPr>
      <w:r w:rsidDel="00000000" w:rsidR="00000000" w:rsidRPr="00000000">
        <w:rPr>
          <w:color w:val="434343"/>
          <w:rtl w:val="0"/>
        </w:rPr>
        <w:t xml:space="preserve">Regardless of the distribution mode, all access attempts -successful or denied - are logged and tied to the user’s verified identity for full traceability.</w:t>
      </w:r>
    </w:p>
    <w:p w:rsidR="00000000" w:rsidDel="00000000" w:rsidP="00000000" w:rsidRDefault="00000000" w:rsidRPr="00000000" w14:paraId="0000005D">
      <w:pPr>
        <w:pStyle w:val="Heading3"/>
        <w:spacing w:after="80" w:before="280" w:line="276" w:lineRule="auto"/>
        <w:rPr>
          <w:rFonts w:ascii="Roboto" w:cs="Roboto" w:eastAsia="Roboto" w:hAnsi="Roboto"/>
          <w:color w:val="434343"/>
          <w:sz w:val="26"/>
          <w:szCs w:val="26"/>
        </w:rPr>
      </w:pPr>
      <w:bookmarkStart w:colFirst="0" w:colLast="0" w:name="_2hgkn883m1d3" w:id="14"/>
      <w:bookmarkEnd w:id="14"/>
      <w:commentRangeStart w:id="10"/>
      <w:r w:rsidDel="00000000" w:rsidR="00000000" w:rsidRPr="00000000">
        <w:rPr>
          <w:rFonts w:ascii="Roboto" w:cs="Roboto" w:eastAsia="Roboto" w:hAnsi="Roboto"/>
          <w:color w:val="434343"/>
          <w:sz w:val="26"/>
          <w:szCs w:val="26"/>
          <w:rtl w:val="0"/>
        </w:rPr>
        <w:t xml:space="preserve">Domain-Wide Access Without Repeated OTP Verification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E">
      <w:pPr>
        <w:spacing w:after="240" w:before="240" w:line="276" w:lineRule="auto"/>
        <w:rPr>
          <w:color w:val="434343"/>
        </w:rPr>
      </w:pPr>
      <w:commentRangeStart w:id="11"/>
      <w:commentRangeStart w:id="12"/>
      <w:r w:rsidDel="00000000" w:rsidR="00000000" w:rsidRPr="00000000">
        <w:rPr>
          <w:color w:val="434343"/>
          <w:rtl w:val="0"/>
        </w:rPr>
        <w:t xml:space="preserve">When Domain-Restricted Access is enabled, SpecterX allows downloaded protected files to be opened by other users within the same authorized domain (e.g., @customer.com) without requiring OTP-based authentication. Instead, these users are authenticated via their existing Microsoft Identity Provider (such as Office 365), enabling seamless access based on their organizational login. In contrast, users accessing the protected content via a shared link—rather than a downloaded file—are still required to authenticate using a one-time password (OTP), regardless of domain.</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F">
      <w:pPr>
        <w:spacing w:after="240" w:before="240" w:line="276" w:lineRule="auto"/>
        <w:rPr>
          <w:color w:val="434343"/>
        </w:rPr>
      </w:pPr>
      <w:r w:rsidDel="00000000" w:rsidR="00000000" w:rsidRPr="00000000">
        <w:rPr>
          <w:rtl w:val="0"/>
        </w:rPr>
      </w:r>
    </w:p>
    <w:p w:rsidR="00000000" w:rsidDel="00000000" w:rsidP="00000000" w:rsidRDefault="00000000" w:rsidRPr="00000000" w14:paraId="00000060">
      <w:pPr>
        <w:spacing w:after="240" w:before="240" w:line="276" w:lineRule="auto"/>
        <w:rPr>
          <w:color w:val="434343"/>
        </w:rPr>
      </w:pPr>
      <w:r w:rsidDel="00000000" w:rsidR="00000000" w:rsidRPr="00000000">
        <w:rPr>
          <w:color w:val="434343"/>
          <w:rtl w:val="0"/>
        </w:rPr>
        <w:t xml:space="preserve">This domain-aware authentication allows organizations to:</w:t>
      </w:r>
    </w:p>
    <w:p w:rsidR="00000000" w:rsidDel="00000000" w:rsidP="00000000" w:rsidRDefault="00000000" w:rsidRPr="00000000" w14:paraId="00000061">
      <w:pPr>
        <w:numPr>
          <w:ilvl w:val="0"/>
          <w:numId w:val="5"/>
        </w:numPr>
        <w:spacing w:after="0" w:afterAutospacing="0" w:before="240" w:line="276" w:lineRule="auto"/>
        <w:ind w:left="720" w:hanging="360"/>
        <w:rPr>
          <w:color w:val="434343"/>
        </w:rPr>
      </w:pPr>
      <w:r w:rsidDel="00000000" w:rsidR="00000000" w:rsidRPr="00000000">
        <w:rPr>
          <w:color w:val="434343"/>
          <w:rtl w:val="0"/>
        </w:rPr>
        <w:t xml:space="preserve">Distribute files efficiently across trusted domains</w:t>
        <w:br w:type="textWrapping"/>
      </w:r>
    </w:p>
    <w:p w:rsidR="00000000" w:rsidDel="00000000" w:rsidP="00000000" w:rsidRDefault="00000000" w:rsidRPr="00000000" w14:paraId="00000062">
      <w:pPr>
        <w:numPr>
          <w:ilvl w:val="0"/>
          <w:numId w:val="5"/>
        </w:numPr>
        <w:spacing w:after="0" w:afterAutospacing="0" w:before="0" w:beforeAutospacing="0" w:line="276" w:lineRule="auto"/>
        <w:ind w:left="720" w:hanging="360"/>
        <w:rPr>
          <w:color w:val="434343"/>
        </w:rPr>
      </w:pPr>
      <w:r w:rsidDel="00000000" w:rsidR="00000000" w:rsidRPr="00000000">
        <w:rPr>
          <w:color w:val="434343"/>
          <w:rtl w:val="0"/>
        </w:rPr>
        <w:t xml:space="preserve">Avoid unnecessary friction for end users</w:t>
        <w:br w:type="textWrapping"/>
      </w:r>
    </w:p>
    <w:p w:rsidR="00000000" w:rsidDel="00000000" w:rsidP="00000000" w:rsidRDefault="00000000" w:rsidRPr="00000000" w14:paraId="00000063">
      <w:pPr>
        <w:numPr>
          <w:ilvl w:val="0"/>
          <w:numId w:val="5"/>
        </w:numPr>
        <w:spacing w:after="0" w:afterAutospacing="0" w:before="0" w:beforeAutospacing="0" w:line="276" w:lineRule="auto"/>
        <w:ind w:left="720" w:hanging="360"/>
        <w:rPr>
          <w:color w:val="434343"/>
        </w:rPr>
      </w:pPr>
      <w:r w:rsidDel="00000000" w:rsidR="00000000" w:rsidRPr="00000000">
        <w:rPr>
          <w:color w:val="434343"/>
          <w:rtl w:val="0"/>
        </w:rPr>
        <w:t xml:space="preserve">Enforce consistent protection policies across all users and devices</w:t>
        <w:br w:type="textWrapping"/>
      </w:r>
    </w:p>
    <w:p w:rsidR="00000000" w:rsidDel="00000000" w:rsidP="00000000" w:rsidRDefault="00000000" w:rsidRPr="00000000" w14:paraId="00000064">
      <w:pPr>
        <w:numPr>
          <w:ilvl w:val="0"/>
          <w:numId w:val="5"/>
        </w:numPr>
        <w:spacing w:after="240" w:before="0" w:beforeAutospacing="0" w:line="276" w:lineRule="auto"/>
        <w:ind w:left="720" w:hanging="360"/>
        <w:rPr>
          <w:color w:val="434343"/>
        </w:rPr>
      </w:pPr>
      <w:r w:rsidDel="00000000" w:rsidR="00000000" w:rsidRPr="00000000">
        <w:rPr>
          <w:color w:val="434343"/>
          <w:rtl w:val="0"/>
        </w:rPr>
        <w:t xml:space="preserve">Maintain </w:t>
      </w:r>
      <w:r w:rsidDel="00000000" w:rsidR="00000000" w:rsidRPr="00000000">
        <w:rPr>
          <w:b w:val="1"/>
          <w:bCs w:val="1"/>
          <w:color w:val="434343"/>
          <w:rtl w:val="0"/>
        </w:rPr>
        <w:t xml:space="preserve">audit logging</w:t>
      </w:r>
      <w:r w:rsidDel="00000000" w:rsidR="00000000" w:rsidRPr="00000000">
        <w:rPr>
          <w:color w:val="434343"/>
          <w:rtl w:val="0"/>
        </w:rPr>
        <w:t xml:space="preserve"> and user-level visibility, even when the file is forwarded</w:t>
        <w:br w:type="textWrapping"/>
      </w:r>
    </w:p>
    <w:p w:rsidR="00000000" w:rsidDel="00000000" w:rsidP="00000000" w:rsidRDefault="00000000" w:rsidRPr="00000000" w14:paraId="00000065">
      <w:pPr>
        <w:spacing w:after="240" w:before="240" w:line="276" w:lineRule="auto"/>
        <w:rPr>
          <w:color w:val="434343"/>
        </w:rPr>
      </w:pPr>
      <w:r w:rsidDel="00000000" w:rsidR="00000000" w:rsidRPr="00000000">
        <w:rPr>
          <w:color w:val="434343"/>
          <w:rtl w:val="0"/>
        </w:rPr>
        <w:t xml:space="preserve">The file remains fully protected, with SpecterX continuing to enforce the original policy settings - such as permission roles, watermarking, expiration, and revocation - regardless of who accesses it within the domain.</w:t>
      </w:r>
    </w:p>
    <w:p w:rsidR="00000000" w:rsidDel="00000000" w:rsidP="00000000" w:rsidRDefault="00000000" w:rsidRPr="00000000" w14:paraId="00000066">
      <w:pPr>
        <w:spacing w:line="276" w:lineRule="auto"/>
        <w:rPr>
          <w:color w:val="434343"/>
        </w:rPr>
      </w:pPr>
      <w:r w:rsidDel="00000000" w:rsidR="00000000" w:rsidRPr="00000000">
        <w:rPr>
          <w:rtl w:val="0"/>
        </w:rPr>
      </w:r>
    </w:p>
    <w:p w:rsidR="00000000" w:rsidDel="00000000" w:rsidP="00000000" w:rsidRDefault="00000000" w:rsidRPr="00000000" w14:paraId="00000067">
      <w:pPr>
        <w:pStyle w:val="Heading2"/>
        <w:rPr/>
      </w:pPr>
      <w:bookmarkStart w:colFirst="0" w:colLast="0" w:name="_wa0jpj162qkf" w:id="15"/>
      <w:bookmarkEnd w:id="15"/>
      <w:commentRangeStart w:id="13"/>
      <w:commentRangeStart w:id="14"/>
      <w:r w:rsidDel="00000000" w:rsidR="00000000" w:rsidRPr="00000000">
        <w:rPr>
          <w:rtl w:val="0"/>
        </w:rPr>
        <w:t xml:space="preserve">Supported File Types &amp; Applications for Lifecycle Protection </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SpecterX applies role-based access control at the data layer that is enforced across applications. Native files protected by SpecterX can be opened on </w:t>
      </w:r>
      <w:r w:rsidDel="00000000" w:rsidR="00000000" w:rsidRPr="00000000">
        <w:rPr>
          <w:rtl w:val="0"/>
        </w:rPr>
        <w:t xml:space="preserve">any operating system</w:t>
      </w:r>
      <w:r w:rsidDel="00000000" w:rsidR="00000000" w:rsidRPr="00000000">
        <w:rPr>
          <w:rtl w:val="0"/>
        </w:rPr>
        <w:t xml:space="preserve"> that can run the supported applications.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Supported Protected Native Downloads:</w:t>
      </w:r>
      <w:r w:rsidDel="00000000" w:rsidR="00000000" w:rsidRPr="00000000">
        <w:rPr>
          <w:rtl w:val="0"/>
        </w:rPr>
      </w:r>
    </w:p>
    <w:p w:rsidR="00000000" w:rsidDel="00000000" w:rsidP="00000000" w:rsidRDefault="00000000" w:rsidRPr="00000000" w14:paraId="0000006B">
      <w:pPr>
        <w:numPr>
          <w:ilvl w:val="0"/>
          <w:numId w:val="2"/>
        </w:numPr>
        <w:ind w:left="720" w:hanging="360"/>
        <w:rPr>
          <w:rFonts w:ascii="Roboto" w:cs="Roboto" w:eastAsia="Roboto" w:hAnsi="Roboto"/>
          <w:color w:val="2d2d2d"/>
          <w:sz w:val="22"/>
          <w:szCs w:val="22"/>
        </w:rPr>
      </w:pPr>
      <w:r w:rsidDel="00000000" w:rsidR="00000000" w:rsidRPr="00000000">
        <w:rPr>
          <w:color w:val="444746"/>
          <w:rtl w:val="0"/>
        </w:rPr>
        <w:t xml:space="preserve">doc .docm .docx .dot .dotm .dotx .pdf .potm .potx .pps .ppsm .ppsx .ppt .pptm .pptx .vsdm .vsdx .vssm .vssx .vstm .vstx .xla .xlam .xls .xlsb .xlt .xlsm .xlsx .xltm .xltx.</w:t>
      </w:r>
      <w:r w:rsidDel="00000000" w:rsidR="00000000" w:rsidRPr="00000000">
        <w:rPr>
          <w:rtl w:val="0"/>
        </w:rPr>
      </w:r>
    </w:p>
    <w:p w:rsidR="00000000" w:rsidDel="00000000" w:rsidP="00000000" w:rsidRDefault="00000000" w:rsidRPr="00000000" w14:paraId="0000006C">
      <w:pPr>
        <w:ind w:left="720" w:firstLine="0"/>
        <w:rPr>
          <w:color w:val="444746"/>
        </w:rPr>
      </w:pPr>
      <w:r w:rsidDel="00000000" w:rsidR="00000000" w:rsidRPr="00000000">
        <w:rPr>
          <w:rtl w:val="0"/>
        </w:rPr>
      </w:r>
    </w:p>
    <w:p w:rsidR="00000000" w:rsidDel="00000000" w:rsidP="00000000" w:rsidRDefault="00000000" w:rsidRPr="00000000" w14:paraId="0000006D">
      <w:pPr>
        <w:rPr>
          <w:b w:val="1"/>
          <w:bCs w:val="1"/>
          <w:color w:val="444746"/>
        </w:rPr>
      </w:pPr>
      <w:r w:rsidDel="00000000" w:rsidR="00000000" w:rsidRPr="00000000">
        <w:rPr>
          <w:b w:val="1"/>
          <w:bCs w:val="1"/>
          <w:color w:val="444746"/>
          <w:rtl w:val="0"/>
        </w:rPr>
        <w:t xml:space="preserve">Supported Applications for Viewing Protected Files: </w:t>
      </w:r>
    </w:p>
    <w:p w:rsidR="00000000" w:rsidDel="00000000" w:rsidP="00000000" w:rsidRDefault="00000000" w:rsidRPr="00000000" w14:paraId="0000006E">
      <w:pPr>
        <w:numPr>
          <w:ilvl w:val="0"/>
          <w:numId w:val="2"/>
        </w:numPr>
        <w:ind w:left="720" w:hanging="360"/>
        <w:rPr>
          <w:color w:val="444746"/>
          <w:u w:val="none"/>
        </w:rPr>
      </w:pPr>
      <w:r w:rsidDel="00000000" w:rsidR="00000000" w:rsidRPr="00000000">
        <w:rPr>
          <w:color w:val="444746"/>
          <w:rtl w:val="0"/>
        </w:rPr>
        <w:t xml:space="preserve">SpecterX Web Viewer</w:t>
      </w:r>
      <w:r w:rsidDel="00000000" w:rsidR="00000000" w:rsidRPr="00000000">
        <w:rPr>
          <w:rtl w:val="0"/>
        </w:rPr>
      </w:r>
    </w:p>
    <w:p w:rsidR="00000000" w:rsidDel="00000000" w:rsidP="00000000" w:rsidRDefault="00000000" w:rsidRPr="00000000" w14:paraId="0000006F">
      <w:pPr>
        <w:numPr>
          <w:ilvl w:val="1"/>
          <w:numId w:val="2"/>
        </w:numPr>
        <w:ind w:left="1440" w:hanging="360"/>
        <w:rPr>
          <w:color w:val="444746"/>
          <w:u w:val="none"/>
        </w:rPr>
      </w:pPr>
      <w:r w:rsidDel="00000000" w:rsidR="00000000" w:rsidRPr="00000000">
        <w:rPr>
          <w:color w:val="444746"/>
          <w:rtl w:val="0"/>
        </w:rPr>
        <w:t xml:space="preserve">List file Supported File Types </w:t>
      </w:r>
    </w:p>
    <w:p w:rsidR="00000000" w:rsidDel="00000000" w:rsidP="00000000" w:rsidRDefault="00000000" w:rsidRPr="00000000" w14:paraId="00000070">
      <w:pPr>
        <w:numPr>
          <w:ilvl w:val="0"/>
          <w:numId w:val="2"/>
        </w:numPr>
        <w:ind w:left="720" w:hanging="360"/>
        <w:rPr>
          <w:color w:val="444746"/>
          <w:u w:val="none"/>
        </w:rPr>
      </w:pPr>
      <w:r w:rsidDel="00000000" w:rsidR="00000000" w:rsidRPr="00000000">
        <w:rPr>
          <w:color w:val="444746"/>
          <w:rtl w:val="0"/>
        </w:rPr>
        <w:t xml:space="preserve">Google Docs </w:t>
      </w:r>
    </w:p>
    <w:p w:rsidR="00000000" w:rsidDel="00000000" w:rsidP="00000000" w:rsidRDefault="00000000" w:rsidRPr="00000000" w14:paraId="00000071">
      <w:pPr>
        <w:numPr>
          <w:ilvl w:val="1"/>
          <w:numId w:val="2"/>
        </w:numPr>
        <w:ind w:left="1440" w:hanging="360"/>
        <w:rPr>
          <w:color w:val="444746"/>
          <w:u w:val="none"/>
        </w:rPr>
      </w:pPr>
      <w:r w:rsidDel="00000000" w:rsidR="00000000" w:rsidRPr="00000000">
        <w:rPr>
          <w:rtl w:val="0"/>
        </w:rPr>
      </w:r>
    </w:p>
    <w:p w:rsidR="00000000" w:rsidDel="00000000" w:rsidP="00000000" w:rsidRDefault="00000000" w:rsidRPr="00000000" w14:paraId="00000072">
      <w:pPr>
        <w:numPr>
          <w:ilvl w:val="0"/>
          <w:numId w:val="2"/>
        </w:numPr>
        <w:ind w:left="720" w:hanging="360"/>
        <w:rPr>
          <w:color w:val="444746"/>
          <w:u w:val="none"/>
        </w:rPr>
      </w:pPr>
      <w:r w:rsidDel="00000000" w:rsidR="00000000" w:rsidRPr="00000000">
        <w:rPr>
          <w:color w:val="444746"/>
          <w:rtl w:val="0"/>
        </w:rPr>
        <w:t xml:space="preserve">Microsoft 365 </w:t>
      </w:r>
    </w:p>
    <w:p w:rsidR="00000000" w:rsidDel="00000000" w:rsidP="00000000" w:rsidRDefault="00000000" w:rsidRPr="00000000" w14:paraId="00000073">
      <w:pPr>
        <w:numPr>
          <w:ilvl w:val="0"/>
          <w:numId w:val="2"/>
        </w:numPr>
        <w:ind w:left="720" w:hanging="360"/>
        <w:rPr>
          <w:color w:val="444746"/>
          <w:u w:val="none"/>
        </w:rPr>
      </w:pPr>
      <w:r w:rsidDel="00000000" w:rsidR="00000000" w:rsidRPr="00000000">
        <w:rPr>
          <w:color w:val="444746"/>
          <w:rtl w:val="0"/>
        </w:rPr>
        <w:t xml:space="preserve">Microsoft Office 2013 &amp; above: Word, Excel, </w:t>
      </w:r>
      <w:r w:rsidDel="00000000" w:rsidR="00000000" w:rsidRPr="00000000">
        <w:rPr>
          <w:color w:val="444746"/>
          <w:rtl w:val="0"/>
        </w:rPr>
        <w:t xml:space="preserve">PowerPoint</w:t>
      </w:r>
      <w:r w:rsidDel="00000000" w:rsidR="00000000" w:rsidRPr="00000000">
        <w:rPr>
          <w:color w:val="444746"/>
          <w:rtl w:val="0"/>
        </w:rPr>
        <w:t xml:space="preserve">, Visio</w:t>
      </w:r>
    </w:p>
    <w:p w:rsidR="00000000" w:rsidDel="00000000" w:rsidP="00000000" w:rsidRDefault="00000000" w:rsidRPr="00000000" w14:paraId="00000074">
      <w:pPr>
        <w:numPr>
          <w:ilvl w:val="0"/>
          <w:numId w:val="2"/>
        </w:numPr>
        <w:ind w:left="720" w:hanging="360"/>
        <w:rPr>
          <w:color w:val="444746"/>
          <w:u w:val="none"/>
        </w:rPr>
      </w:pPr>
      <w:r w:rsidDel="00000000" w:rsidR="00000000" w:rsidRPr="00000000">
        <w:rPr>
          <w:color w:val="444746"/>
          <w:rtl w:val="0"/>
        </w:rPr>
        <w:t xml:space="preserve">Microsoft Edge Version 80</w:t>
      </w:r>
    </w:p>
    <w:p w:rsidR="00000000" w:rsidDel="00000000" w:rsidP="00000000" w:rsidRDefault="00000000" w:rsidRPr="00000000" w14:paraId="00000075">
      <w:pPr>
        <w:numPr>
          <w:ilvl w:val="0"/>
          <w:numId w:val="2"/>
        </w:numPr>
        <w:ind w:left="720" w:hanging="360"/>
        <w:rPr>
          <w:color w:val="444746"/>
          <w:u w:val="none"/>
        </w:rPr>
      </w:pPr>
      <w:r w:rsidDel="00000000" w:rsidR="00000000" w:rsidRPr="00000000">
        <w:rPr>
          <w:color w:val="444746"/>
          <w:rtl w:val="0"/>
        </w:rPr>
        <w:t xml:space="preserve">Adobe </w:t>
      </w:r>
      <w:del w:author="Shahar Band" w:id="2" w:date="2025-10-14T22:47:30Z">
        <w:r w:rsidDel="00000000" w:rsidR="00000000" w:rsidRPr="00000000">
          <w:rPr>
            <w:color w:val="444746"/>
            <w:rtl w:val="0"/>
          </w:rPr>
          <w:delText xml:space="preserve">Reader </w:delText>
        </w:r>
      </w:del>
      <w:r w:rsidDel="00000000" w:rsidR="00000000" w:rsidRPr="00000000">
        <w:rPr>
          <w:color w:val="444746"/>
          <w:rtl w:val="0"/>
        </w:rPr>
        <w:t xml:space="preserve">Reader DC (Version 2019.021.20047 or later)</w:t>
      </w:r>
    </w:p>
    <w:p w:rsidR="00000000" w:rsidDel="00000000" w:rsidP="00000000" w:rsidRDefault="00000000" w:rsidRPr="00000000" w14:paraId="00000076">
      <w:pPr>
        <w:ind w:left="0" w:firstLine="0"/>
        <w:rPr>
          <w:color w:val="444746"/>
        </w:rPr>
      </w:pPr>
      <w:r w:rsidDel="00000000" w:rsidR="00000000" w:rsidRPr="00000000">
        <w:rPr>
          <w:rtl w:val="0"/>
        </w:rPr>
      </w:r>
    </w:p>
    <w:p w:rsidR="00000000" w:rsidDel="00000000" w:rsidP="00000000" w:rsidRDefault="00000000" w:rsidRPr="00000000" w14:paraId="00000077">
      <w:pPr>
        <w:rPr>
          <w:b w:val="1"/>
          <w:bCs w:val="1"/>
          <w:color w:val="444746"/>
        </w:rPr>
      </w:pPr>
      <w:r w:rsidDel="00000000" w:rsidR="00000000" w:rsidRPr="00000000">
        <w:rPr>
          <w:b w:val="1"/>
          <w:bCs w:val="1"/>
          <w:color w:val="444746"/>
          <w:rtl w:val="0"/>
        </w:rPr>
        <w:t xml:space="preserve">Supported Applications for Editing of Protected Files:</w:t>
      </w:r>
    </w:p>
    <w:p w:rsidR="00000000" w:rsidDel="00000000" w:rsidP="00000000" w:rsidRDefault="00000000" w:rsidRPr="00000000" w14:paraId="00000078">
      <w:pPr>
        <w:numPr>
          <w:ilvl w:val="0"/>
          <w:numId w:val="2"/>
        </w:numPr>
        <w:ind w:left="720" w:hanging="360"/>
        <w:rPr>
          <w:color w:val="444746"/>
          <w:u w:val="none"/>
        </w:rPr>
      </w:pPr>
      <w:r w:rsidDel="00000000" w:rsidR="00000000" w:rsidRPr="00000000">
        <w:rPr>
          <w:color w:val="444746"/>
          <w:rtl w:val="0"/>
        </w:rPr>
        <w:t xml:space="preserve">The following applications for secure editing of protected files:</w:t>
      </w:r>
    </w:p>
    <w:p w:rsidR="00000000" w:rsidDel="00000000" w:rsidP="00000000" w:rsidRDefault="00000000" w:rsidRPr="00000000" w14:paraId="00000079">
      <w:pPr>
        <w:numPr>
          <w:ilvl w:val="1"/>
          <w:numId w:val="2"/>
        </w:numPr>
        <w:ind w:left="1440" w:hanging="360"/>
        <w:rPr>
          <w:color w:val="444746"/>
        </w:rPr>
      </w:pPr>
      <w:r w:rsidDel="00000000" w:rsidR="00000000" w:rsidRPr="00000000">
        <w:rPr>
          <w:color w:val="444746"/>
          <w:rtl w:val="0"/>
        </w:rPr>
        <w:t xml:space="preserve">Microsoft Office 2013 &amp; above: Word Excel, Powerpoint, Publisher, Visio</w:t>
      </w:r>
    </w:p>
    <w:p w:rsidR="00000000" w:rsidDel="00000000" w:rsidP="00000000" w:rsidRDefault="00000000" w:rsidRPr="00000000" w14:paraId="0000007A">
      <w:pPr>
        <w:numPr>
          <w:ilvl w:val="1"/>
          <w:numId w:val="2"/>
        </w:numPr>
        <w:spacing w:line="276" w:lineRule="auto"/>
        <w:ind w:left="1440" w:hanging="360"/>
        <w:rPr>
          <w:color w:val="434343"/>
        </w:rPr>
      </w:pPr>
      <w:r w:rsidDel="00000000" w:rsidR="00000000" w:rsidRPr="00000000">
        <w:rPr>
          <w:color w:val="434343"/>
          <w:rtl w:val="0"/>
        </w:rPr>
        <w:t xml:space="preserve">Microsoft Edge Version 80</w:t>
      </w:r>
    </w:p>
    <w:p w:rsidR="00000000" w:rsidDel="00000000" w:rsidP="00000000" w:rsidRDefault="00000000" w:rsidRPr="00000000" w14:paraId="0000007B">
      <w:pPr>
        <w:numPr>
          <w:ilvl w:val="1"/>
          <w:numId w:val="2"/>
        </w:numPr>
        <w:spacing w:line="276" w:lineRule="auto"/>
        <w:ind w:left="1440" w:hanging="360"/>
        <w:rPr>
          <w:color w:val="434343"/>
        </w:rPr>
      </w:pPr>
      <w:r w:rsidDel="00000000" w:rsidR="00000000" w:rsidRPr="00000000">
        <w:rPr>
          <w:color w:val="434343"/>
          <w:rtl w:val="0"/>
        </w:rPr>
        <w:t xml:space="preserve">Adobe Reader  Reader DC (Version 2019.021.20047 or later)</w:t>
      </w:r>
      <w:r w:rsidDel="00000000" w:rsidR="00000000" w:rsidRPr="00000000">
        <w:rPr>
          <w:rtl w:val="0"/>
        </w:rPr>
      </w:r>
    </w:p>
    <w:p w:rsidR="00000000" w:rsidDel="00000000" w:rsidP="00000000" w:rsidRDefault="00000000" w:rsidRPr="00000000" w14:paraId="0000007C">
      <w:pPr>
        <w:spacing w:line="276" w:lineRule="auto"/>
        <w:rPr>
          <w:color w:val="434343"/>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moh8yvb3vvhi" w:id="16"/>
      <w:bookmarkEnd w:id="16"/>
      <w:r w:rsidDel="00000000" w:rsidR="00000000" w:rsidRPr="00000000">
        <w:rPr>
          <w:rtl w:val="0"/>
        </w:rPr>
      </w:r>
    </w:p>
    <w:p w:rsidR="00000000" w:rsidDel="00000000" w:rsidP="00000000" w:rsidRDefault="00000000" w:rsidRPr="00000000" w14:paraId="0000007F">
      <w:pPr>
        <w:pStyle w:val="Heading3"/>
        <w:rPr/>
      </w:pPr>
      <w:bookmarkStart w:colFirst="0" w:colLast="0" w:name="_fagkx64n34tl" w:id="17"/>
      <w:bookmarkEnd w:id="17"/>
      <w:r w:rsidDel="00000000" w:rsidR="00000000" w:rsidRPr="00000000">
        <w:rPr>
          <w:rtl w:val="0"/>
        </w:rPr>
      </w:r>
    </w:p>
    <w:p w:rsidR="00000000" w:rsidDel="00000000" w:rsidP="00000000" w:rsidRDefault="00000000" w:rsidRPr="00000000" w14:paraId="00000080">
      <w:pPr>
        <w:pStyle w:val="Heading3"/>
        <w:rPr/>
      </w:pPr>
      <w:bookmarkStart w:colFirst="0" w:colLast="0" w:name="_lvhl6zg06jk7" w:id="18"/>
      <w:bookmarkEnd w:id="18"/>
      <w:r w:rsidDel="00000000" w:rsidR="00000000" w:rsidRPr="00000000">
        <w:rPr>
          <w:rtl w:val="0"/>
        </w:rPr>
        <w:t xml:space="preserve">Controls Applied by Permission Roles</w:t>
      </w:r>
    </w:p>
    <w:p w:rsidR="00000000" w:rsidDel="00000000" w:rsidP="00000000" w:rsidRDefault="00000000" w:rsidRPr="00000000" w14:paraId="00000081">
      <w:pPr>
        <w:rPr/>
      </w:pPr>
      <w:r w:rsidDel="00000000" w:rsidR="00000000" w:rsidRPr="00000000">
        <w:rPr>
          <w:rtl w:val="0"/>
        </w:rPr>
        <w:t xml:space="preserve">Recipients of SpecterX Protected native files are assigned a permission role as either a Viewer or Contributor. Data owners can change the Permission Role through the SpecterX WebUI which will automatically apply regardless of the file's location.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Viewer Controls of Protected Files </w:t>
      </w:r>
    </w:p>
    <w:p w:rsidR="00000000" w:rsidDel="00000000" w:rsidP="00000000" w:rsidRDefault="00000000" w:rsidRPr="00000000" w14:paraId="00000084">
      <w:pPr>
        <w:rPr/>
      </w:pPr>
      <w:r w:rsidDel="00000000" w:rsidR="00000000" w:rsidRPr="00000000">
        <w:rPr>
          <w:rtl w:val="0"/>
        </w:rPr>
        <w:t xml:space="preserve">When opening protected downloaded files, users assigned as a Viewer: </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Can view the content</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Cannot copy, edit, print, or export data</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Contributor &amp; Co-Owner Controls of Protected Files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When opening protected downloaded files in supported native applications, users with Contributor permissions have the following capabilities and restrictions:</w:t>
      </w:r>
      <w:r w:rsidDel="00000000" w:rsidR="00000000" w:rsidRPr="00000000">
        <w:rPr>
          <w:rtl w:val="0"/>
        </w:rPr>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Can edit content </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Can copy content </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Can save changes to the file</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Can create a duplicate of the protected file, which will retain protection controls of the original file</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Can add comments if the application supports it</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Cannot print the file</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Cannot export data </w:t>
      </w:r>
    </w:p>
    <w:p w:rsidR="00000000" w:rsidDel="00000000" w:rsidP="00000000" w:rsidRDefault="00000000" w:rsidRPr="00000000" w14:paraId="00000091">
      <w:pPr>
        <w:pStyle w:val="Heading3"/>
        <w:rPr>
          <w:color w:val="434343"/>
        </w:rPr>
      </w:pPr>
      <w:bookmarkStart w:colFirst="0" w:colLast="0" w:name="_6ijtohgs0cte" w:id="19"/>
      <w:bookmarkEnd w:id="19"/>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3"/>
        <w:pBdr>
          <w:bottom w:color="auto" w:space="0" w:sz="0" w:val="none"/>
        </w:pBdr>
        <w:spacing w:after="80" w:before="360" w:line="276" w:lineRule="auto"/>
        <w:rPr/>
      </w:pPr>
      <w:bookmarkStart w:colFirst="0" w:colLast="0" w:name="_yhp5egh9b7tg" w:id="20"/>
      <w:bookmarkEnd w:id="20"/>
      <w:r w:rsidDel="00000000" w:rsidR="00000000" w:rsidRPr="00000000">
        <w:rPr>
          <w:rtl w:val="0"/>
        </w:rPr>
        <w:t xml:space="preserve">Editing with Lifecycle Protection</w:t>
      </w:r>
    </w:p>
    <w:p w:rsidR="00000000" w:rsidDel="00000000" w:rsidP="00000000" w:rsidRDefault="00000000" w:rsidRPr="00000000" w14:paraId="00000093">
      <w:pPr>
        <w:spacing w:after="240" w:before="240" w:line="276" w:lineRule="auto"/>
        <w:rPr>
          <w:color w:val="434343"/>
        </w:rPr>
      </w:pPr>
      <w:r w:rsidDel="00000000" w:rsidR="00000000" w:rsidRPr="00000000">
        <w:rPr>
          <w:color w:val="434343"/>
          <w:rtl w:val="0"/>
        </w:rPr>
        <w:t xml:space="preserve">SpecterX enforces lifecycle protection even after files are downloaded or opened in native applications. However, </w:t>
      </w:r>
      <w:r w:rsidDel="00000000" w:rsidR="00000000" w:rsidRPr="00000000">
        <w:rPr>
          <w:b w:val="1"/>
          <w:bCs w:val="1"/>
          <w:color w:val="434343"/>
          <w:rtl w:val="0"/>
        </w:rPr>
        <w:t xml:space="preserve">edits are not synced back to the original file</w:t>
      </w:r>
      <w:r w:rsidDel="00000000" w:rsidR="00000000" w:rsidRPr="00000000">
        <w:rPr>
          <w:color w:val="434343"/>
          <w:rtl w:val="0"/>
        </w:rPr>
        <w:t xml:space="preserve">.</w:t>
      </w:r>
    </w:p>
    <w:p w:rsidR="00000000" w:rsidDel="00000000" w:rsidP="00000000" w:rsidRDefault="00000000" w:rsidRPr="00000000" w14:paraId="00000094">
      <w:pPr>
        <w:pStyle w:val="Heading3"/>
        <w:spacing w:after="80" w:before="280" w:line="276" w:lineRule="auto"/>
        <w:rPr>
          <w:rFonts w:ascii="Roboto" w:cs="Roboto" w:eastAsia="Roboto" w:hAnsi="Roboto"/>
          <w:color w:val="434343"/>
          <w:sz w:val="26"/>
          <w:szCs w:val="26"/>
        </w:rPr>
      </w:pPr>
      <w:bookmarkStart w:colFirst="0" w:colLast="0" w:name="_rssbx1bg0ury" w:id="21"/>
      <w:bookmarkEnd w:id="21"/>
      <w:r w:rsidDel="00000000" w:rsidR="00000000" w:rsidRPr="00000000">
        <w:rPr>
          <w:rFonts w:ascii="Roboto" w:cs="Roboto" w:eastAsia="Roboto" w:hAnsi="Roboto"/>
          <w:color w:val="434343"/>
          <w:sz w:val="26"/>
          <w:szCs w:val="26"/>
          <w:rtl w:val="0"/>
        </w:rPr>
        <w:t xml:space="preserve">Editing Protected Files</w:t>
      </w:r>
    </w:p>
    <w:p w:rsidR="00000000" w:rsidDel="00000000" w:rsidP="00000000" w:rsidRDefault="00000000" w:rsidRPr="00000000" w14:paraId="00000095">
      <w:pPr>
        <w:spacing w:after="240" w:before="240" w:line="276" w:lineRule="auto"/>
        <w:rPr>
          <w:color w:val="434343"/>
        </w:rPr>
      </w:pPr>
      <w:r w:rsidDel="00000000" w:rsidR="00000000" w:rsidRPr="00000000">
        <w:rPr>
          <w:color w:val="434343"/>
          <w:rtl w:val="0"/>
        </w:rPr>
        <w:t xml:space="preserve">When recipients with </w:t>
      </w:r>
      <w:r w:rsidDel="00000000" w:rsidR="00000000" w:rsidRPr="00000000">
        <w:rPr>
          <w:b w:val="1"/>
          <w:bCs w:val="1"/>
          <w:color w:val="434343"/>
          <w:rtl w:val="0"/>
        </w:rPr>
        <w:t xml:space="preserve">Contributor or Co-Owner permissions</w:t>
      </w:r>
      <w:r w:rsidDel="00000000" w:rsidR="00000000" w:rsidRPr="00000000">
        <w:rPr>
          <w:color w:val="434343"/>
          <w:rtl w:val="0"/>
        </w:rPr>
        <w:t xml:space="preserve"> edit a protected file in a </w:t>
      </w:r>
      <w:r w:rsidDel="00000000" w:rsidR="00000000" w:rsidRPr="00000000">
        <w:rPr>
          <w:b w:val="1"/>
          <w:bCs w:val="1"/>
          <w:color w:val="434343"/>
          <w:rtl w:val="0"/>
        </w:rPr>
        <w:t xml:space="preserve">supported native application</w:t>
      </w:r>
      <w:r w:rsidDel="00000000" w:rsidR="00000000" w:rsidRPr="00000000">
        <w:rPr>
          <w:color w:val="434343"/>
          <w:rtl w:val="0"/>
        </w:rPr>
        <w:t xml:space="preserve">, such as Microsoft Word, Excel, or PowerPoint (desktop versions only), their changes are saved </w:t>
      </w:r>
      <w:r w:rsidDel="00000000" w:rsidR="00000000" w:rsidRPr="00000000">
        <w:rPr>
          <w:b w:val="1"/>
          <w:bCs w:val="1"/>
          <w:color w:val="434343"/>
          <w:rtl w:val="0"/>
        </w:rPr>
        <w:t xml:space="preserve">locally to their own protected copy</w:t>
      </w:r>
      <w:r w:rsidDel="00000000" w:rsidR="00000000" w:rsidRPr="00000000">
        <w:rPr>
          <w:color w:val="434343"/>
          <w:rtl w:val="0"/>
        </w:rPr>
        <w:t xml:space="preserve">. These local edits:</w:t>
      </w:r>
    </w:p>
    <w:p w:rsidR="00000000" w:rsidDel="00000000" w:rsidP="00000000" w:rsidRDefault="00000000" w:rsidRPr="00000000" w14:paraId="00000096">
      <w:pPr>
        <w:numPr>
          <w:ilvl w:val="0"/>
          <w:numId w:val="11"/>
        </w:numPr>
        <w:spacing w:after="0" w:afterAutospacing="0" w:before="240" w:line="276" w:lineRule="auto"/>
        <w:ind w:left="720" w:hanging="360"/>
        <w:rPr>
          <w:color w:val="434343"/>
        </w:rPr>
      </w:pPr>
      <w:r w:rsidDel="00000000" w:rsidR="00000000" w:rsidRPr="00000000">
        <w:rPr>
          <w:b w:val="1"/>
          <w:bCs w:val="1"/>
          <w:color w:val="434343"/>
          <w:rtl w:val="0"/>
        </w:rPr>
        <w:t xml:space="preserve">Do not sync</w:t>
      </w:r>
      <w:r w:rsidDel="00000000" w:rsidR="00000000" w:rsidRPr="00000000">
        <w:rPr>
          <w:color w:val="434343"/>
          <w:rtl w:val="0"/>
        </w:rPr>
        <w:t xml:space="preserve"> back to the sender’s original file</w:t>
        <w:br w:type="textWrapping"/>
      </w:r>
    </w:p>
    <w:p w:rsidR="00000000" w:rsidDel="00000000" w:rsidP="00000000" w:rsidRDefault="00000000" w:rsidRPr="00000000" w14:paraId="00000097">
      <w:pPr>
        <w:numPr>
          <w:ilvl w:val="0"/>
          <w:numId w:val="11"/>
        </w:numPr>
        <w:spacing w:after="0" w:afterAutospacing="0" w:before="0" w:beforeAutospacing="0" w:line="276" w:lineRule="auto"/>
        <w:ind w:left="720" w:hanging="360"/>
        <w:rPr>
          <w:color w:val="434343"/>
        </w:rPr>
      </w:pPr>
      <w:r w:rsidDel="00000000" w:rsidR="00000000" w:rsidRPr="00000000">
        <w:rPr>
          <w:color w:val="434343"/>
          <w:rtl w:val="0"/>
        </w:rPr>
        <w:t xml:space="preserve">Are still governed by the SpecterX protection policy</w:t>
        <w:br w:type="textWrapping"/>
      </w:r>
    </w:p>
    <w:p w:rsidR="00000000" w:rsidDel="00000000" w:rsidP="00000000" w:rsidRDefault="00000000" w:rsidRPr="00000000" w14:paraId="00000098">
      <w:pPr>
        <w:numPr>
          <w:ilvl w:val="0"/>
          <w:numId w:val="11"/>
        </w:numPr>
        <w:spacing w:after="240" w:before="0" w:beforeAutospacing="0" w:line="276" w:lineRule="auto"/>
        <w:ind w:left="720" w:hanging="360"/>
        <w:rPr>
          <w:color w:val="434343"/>
        </w:rPr>
      </w:pPr>
      <w:r w:rsidDel="00000000" w:rsidR="00000000" w:rsidRPr="00000000">
        <w:rPr>
          <w:color w:val="434343"/>
          <w:rtl w:val="0"/>
        </w:rPr>
        <w:t xml:space="preserve">Are not logged as an edit event. </w:t>
        <w:br w:type="textWrapping"/>
      </w:r>
    </w:p>
    <w:p w:rsidR="00000000" w:rsidDel="00000000" w:rsidP="00000000" w:rsidRDefault="00000000" w:rsidRPr="00000000" w14:paraId="00000099">
      <w:pPr>
        <w:spacing w:after="240" w:before="240" w:line="276" w:lineRule="auto"/>
        <w:ind w:left="600" w:right="600" w:firstLine="0"/>
        <w:rPr>
          <w:color w:val="434343"/>
        </w:rPr>
      </w:pPr>
      <w:r w:rsidDel="00000000" w:rsidR="00000000" w:rsidRPr="00000000">
        <w:rPr>
          <w:b w:val="1"/>
          <w:bCs w:val="1"/>
          <w:color w:val="434343"/>
          <w:rtl w:val="0"/>
        </w:rPr>
        <w:t xml:space="preserve">Important:</w:t>
      </w:r>
      <w:r w:rsidDel="00000000" w:rsidR="00000000" w:rsidRPr="00000000">
        <w:rPr>
          <w:color w:val="434343"/>
          <w:rtl w:val="0"/>
        </w:rPr>
        <w:t xml:space="preserve"> Editing of protected files is </w:t>
      </w:r>
      <w:r w:rsidDel="00000000" w:rsidR="00000000" w:rsidRPr="00000000">
        <w:rPr>
          <w:b w:val="1"/>
          <w:bCs w:val="1"/>
          <w:color w:val="434343"/>
          <w:rtl w:val="0"/>
        </w:rPr>
        <w:t xml:space="preserve">not supported</w:t>
      </w:r>
      <w:r w:rsidDel="00000000" w:rsidR="00000000" w:rsidRPr="00000000">
        <w:rPr>
          <w:color w:val="434343"/>
          <w:rtl w:val="0"/>
        </w:rPr>
        <w:t xml:space="preserve"> in Microsoft 365 web apps or through Microsoft Edge's embedded Office preview. Edits must be made in </w:t>
      </w:r>
      <w:r w:rsidDel="00000000" w:rsidR="00000000" w:rsidRPr="00000000">
        <w:rPr>
          <w:b w:val="1"/>
          <w:bCs w:val="1"/>
          <w:color w:val="434343"/>
          <w:rtl w:val="0"/>
        </w:rPr>
        <w:t xml:space="preserve">Microsoft Office desktop applications (2013 or later)</w:t>
      </w:r>
      <w:r w:rsidDel="00000000" w:rsidR="00000000" w:rsidRPr="00000000">
        <w:rPr>
          <w:color w:val="434343"/>
          <w:rtl w:val="0"/>
        </w:rPr>
        <w:t xml:space="preserve">.</w:t>
      </w:r>
    </w:p>
    <w:p w:rsidR="00000000" w:rsidDel="00000000" w:rsidP="00000000" w:rsidRDefault="00000000" w:rsidRPr="00000000" w14:paraId="0000009A">
      <w:pPr>
        <w:pStyle w:val="Heading2"/>
        <w:pBdr>
          <w:bottom w:color="auto" w:space="0" w:sz="0" w:val="none"/>
        </w:pBdr>
        <w:spacing w:after="80" w:before="360" w:line="276" w:lineRule="auto"/>
        <w:rPr>
          <w:rFonts w:ascii="Roboto" w:cs="Roboto" w:eastAsia="Roboto" w:hAnsi="Roboto"/>
          <w:b w:val="1"/>
          <w:bCs w:val="1"/>
          <w:color w:val="2d2d2d"/>
          <w:sz w:val="34"/>
          <w:szCs w:val="34"/>
        </w:rPr>
      </w:pPr>
      <w:bookmarkStart w:colFirst="0" w:colLast="0" w:name="_uj9uh2bj20ny" w:id="22"/>
      <w:bookmarkEnd w:id="22"/>
      <w:commentRangeStart w:id="15"/>
      <w:commentRangeStart w:id="16"/>
      <w:r w:rsidDel="00000000" w:rsidR="00000000" w:rsidRPr="00000000">
        <w:rPr>
          <w:rFonts w:ascii="Roboto" w:cs="Roboto" w:eastAsia="Roboto" w:hAnsi="Roboto"/>
          <w:b w:val="1"/>
          <w:bCs w:val="1"/>
          <w:color w:val="2d2d2d"/>
          <w:sz w:val="34"/>
          <w:szCs w:val="34"/>
          <w:rtl w:val="0"/>
        </w:rPr>
        <w:t xml:space="preserve">Signing SpecterX-Protected Files</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B">
      <w:pPr>
        <w:spacing w:after="240" w:before="240" w:line="276" w:lineRule="auto"/>
        <w:rPr/>
      </w:pPr>
      <w:r w:rsidDel="00000000" w:rsidR="00000000" w:rsidRPr="00000000">
        <w:rPr>
          <w:rtl w:val="0"/>
        </w:rPr>
        <w:t xml:space="preserve">SpecterX allows recipients to </w:t>
      </w:r>
      <w:r w:rsidDel="00000000" w:rsidR="00000000" w:rsidRPr="00000000">
        <w:rPr>
          <w:b w:val="1"/>
          <w:bCs w:val="1"/>
          <w:rtl w:val="0"/>
        </w:rPr>
        <w:t xml:space="preserve">digitally sign protected PDF files</w:t>
      </w:r>
      <w:r w:rsidDel="00000000" w:rsidR="00000000" w:rsidRPr="00000000">
        <w:rPr>
          <w:rtl w:val="0"/>
        </w:rPr>
        <w:t xml:space="preserve">, while preserving the file’s encryption and lifecycle controls. Signing can only be done in </w:t>
      </w:r>
      <w:r w:rsidDel="00000000" w:rsidR="00000000" w:rsidRPr="00000000">
        <w:rPr>
          <w:b w:val="1"/>
          <w:bCs w:val="1"/>
          <w:rtl w:val="0"/>
        </w:rPr>
        <w:t xml:space="preserve">supported environments</w:t>
      </w:r>
      <w:r w:rsidDel="00000000" w:rsidR="00000000" w:rsidRPr="00000000">
        <w:rPr>
          <w:rtl w:val="0"/>
        </w:rPr>
        <w:t xml:space="preserve">, where protection policies remain enforced and audit trails are maintained.</w:t>
      </w:r>
    </w:p>
    <w:p w:rsidR="00000000" w:rsidDel="00000000" w:rsidP="00000000" w:rsidRDefault="00000000" w:rsidRPr="00000000" w14:paraId="0000009C">
      <w:pPr>
        <w:pStyle w:val="Heading3"/>
        <w:spacing w:after="80" w:before="280" w:line="276" w:lineRule="auto"/>
        <w:rPr>
          <w:rFonts w:ascii="Roboto" w:cs="Roboto" w:eastAsia="Roboto" w:hAnsi="Roboto"/>
          <w:color w:val="2d2d2d"/>
          <w:sz w:val="26"/>
          <w:szCs w:val="26"/>
        </w:rPr>
      </w:pPr>
      <w:bookmarkStart w:colFirst="0" w:colLast="0" w:name="_p5h63nd4302n" w:id="23"/>
      <w:bookmarkEnd w:id="23"/>
      <w:r w:rsidDel="00000000" w:rsidR="00000000" w:rsidRPr="00000000">
        <w:rPr>
          <w:rFonts w:ascii="Roboto" w:cs="Roboto" w:eastAsia="Roboto" w:hAnsi="Roboto"/>
          <w:color w:val="2d2d2d"/>
          <w:sz w:val="26"/>
          <w:szCs w:val="26"/>
          <w:rtl w:val="0"/>
        </w:rPr>
        <w:t xml:space="preserve">Supported Applications for Signing</w:t>
      </w:r>
    </w:p>
    <w:p w:rsidR="00000000" w:rsidDel="00000000" w:rsidP="00000000" w:rsidRDefault="00000000" w:rsidRPr="00000000" w14:paraId="0000009D">
      <w:pPr>
        <w:spacing w:after="240" w:before="240" w:line="276" w:lineRule="auto"/>
        <w:rPr/>
      </w:pPr>
      <w:r w:rsidDel="00000000" w:rsidR="00000000" w:rsidRPr="00000000">
        <w:rPr>
          <w:rtl w:val="0"/>
        </w:rPr>
        <w:t xml:space="preserve">Protected files can be signed in the following applications:</w:t>
      </w:r>
    </w:p>
    <w:p w:rsidR="00000000" w:rsidDel="00000000" w:rsidP="00000000" w:rsidRDefault="00000000" w:rsidRPr="00000000" w14:paraId="0000009E">
      <w:pPr>
        <w:numPr>
          <w:ilvl w:val="0"/>
          <w:numId w:val="1"/>
        </w:numPr>
        <w:spacing w:after="0" w:afterAutospacing="0" w:before="240" w:line="276" w:lineRule="auto"/>
        <w:ind w:left="720" w:hanging="360"/>
      </w:pPr>
      <w:r w:rsidDel="00000000" w:rsidR="00000000" w:rsidRPr="00000000">
        <w:rPr>
          <w:b w:val="1"/>
          <w:bCs w:val="1"/>
          <w:rtl w:val="0"/>
        </w:rPr>
        <w:t xml:space="preserve">SpecterX WebViewer</w:t>
        <w:br w:type="textWrapping"/>
      </w:r>
      <w:r w:rsidDel="00000000" w:rsidR="00000000" w:rsidRPr="00000000">
        <w:rPr>
          <w:rtl w:val="0"/>
        </w:rPr>
        <w:t xml:space="preserve"> Allows direct signing of PDF files that syncs back to the original copy in the workspace.</w:t>
        <w:br w:type="textWrapping"/>
      </w:r>
    </w:p>
    <w:p w:rsidR="00000000" w:rsidDel="00000000" w:rsidP="00000000" w:rsidRDefault="00000000" w:rsidRPr="00000000" w14:paraId="0000009F">
      <w:pPr>
        <w:numPr>
          <w:ilvl w:val="0"/>
          <w:numId w:val="1"/>
        </w:numPr>
        <w:spacing w:after="0" w:afterAutospacing="0" w:before="0" w:beforeAutospacing="0" w:line="276" w:lineRule="auto"/>
        <w:ind w:left="720" w:hanging="360"/>
      </w:pPr>
      <w:r w:rsidDel="00000000" w:rsidR="00000000" w:rsidRPr="00000000">
        <w:rPr>
          <w:b w:val="1"/>
          <w:bCs w:val="1"/>
          <w:rtl w:val="0"/>
        </w:rPr>
        <w:t xml:space="preserve">Adobe Reader DC</w:t>
      </w:r>
      <w:r w:rsidDel="00000000" w:rsidR="00000000" w:rsidRPr="00000000">
        <w:rPr>
          <w:rtl w:val="0"/>
        </w:rPr>
        <w:t xml:space="preserve"> (Version 2019.021.20047 or later)</w:t>
        <w:br w:type="textWrapping"/>
        <w:t xml:space="preserve"> Signing is supported, but signatures are applied only to the recipient's local copy.</w:t>
        <w:br w:type="textWrapping"/>
      </w:r>
    </w:p>
    <w:p w:rsidR="00000000" w:rsidDel="00000000" w:rsidP="00000000" w:rsidRDefault="00000000" w:rsidRPr="00000000" w14:paraId="000000A0">
      <w:pPr>
        <w:numPr>
          <w:ilvl w:val="0"/>
          <w:numId w:val="1"/>
        </w:numPr>
        <w:spacing w:after="240" w:before="0" w:beforeAutospacing="0" w:line="276" w:lineRule="auto"/>
        <w:ind w:left="720" w:hanging="360"/>
      </w:pPr>
      <w:r w:rsidDel="00000000" w:rsidR="00000000" w:rsidRPr="00000000">
        <w:rPr>
          <w:b w:val="1"/>
          <w:bCs w:val="1"/>
          <w:rtl w:val="0"/>
        </w:rPr>
        <w:t xml:space="preserve">Adobe Acrobat Pro</w:t>
        <w:br w:type="textWrapping"/>
      </w:r>
      <w:r w:rsidDel="00000000" w:rsidR="00000000" w:rsidRPr="00000000">
        <w:rPr>
          <w:rtl w:val="0"/>
        </w:rPr>
        <w:t xml:space="preserve"> Signing is supported for protected PDFs. As with Adobe Reader, signatures remain local and do not sync back to the data owner's original file.</w:t>
        <w:br w:type="textWrapping"/>
      </w:r>
    </w:p>
    <w:p w:rsidR="00000000" w:rsidDel="00000000" w:rsidP="00000000" w:rsidRDefault="00000000" w:rsidRPr="00000000" w14:paraId="000000A1">
      <w:pPr>
        <w:pStyle w:val="Heading3"/>
        <w:spacing w:after="80" w:before="280" w:line="276" w:lineRule="auto"/>
        <w:rPr>
          <w:rFonts w:ascii="Roboto" w:cs="Roboto" w:eastAsia="Roboto" w:hAnsi="Roboto"/>
          <w:color w:val="2d2d2d"/>
          <w:sz w:val="26"/>
          <w:szCs w:val="26"/>
        </w:rPr>
      </w:pPr>
      <w:bookmarkStart w:colFirst="0" w:colLast="0" w:name="_cxygojhyjxad" w:id="24"/>
      <w:bookmarkEnd w:id="24"/>
      <w:r w:rsidDel="00000000" w:rsidR="00000000" w:rsidRPr="00000000">
        <w:rPr>
          <w:rFonts w:ascii="Roboto" w:cs="Roboto" w:eastAsia="Roboto" w:hAnsi="Roboto"/>
          <w:color w:val="2d2d2d"/>
          <w:sz w:val="26"/>
          <w:szCs w:val="26"/>
          <w:rtl w:val="0"/>
        </w:rPr>
        <w:t xml:space="preserve">Important Limitation</w:t>
      </w:r>
    </w:p>
    <w:p w:rsidR="00000000" w:rsidDel="00000000" w:rsidP="00000000" w:rsidRDefault="00000000" w:rsidRPr="00000000" w14:paraId="000000A2">
      <w:pPr>
        <w:spacing w:after="240" w:before="240" w:line="276" w:lineRule="auto"/>
        <w:ind w:left="600" w:right="600" w:firstLine="0"/>
        <w:rPr/>
      </w:pPr>
      <w:r w:rsidDel="00000000" w:rsidR="00000000" w:rsidRPr="00000000">
        <w:rPr>
          <w:b w:val="1"/>
          <w:bCs w:val="1"/>
          <w:rtl w:val="0"/>
        </w:rPr>
        <w:t xml:space="preserve">Files protected by SpecterX cannot be signed using third-party e-signature platforms</w:t>
      </w:r>
      <w:r w:rsidDel="00000000" w:rsidR="00000000" w:rsidRPr="00000000">
        <w:rPr>
          <w:rtl w:val="0"/>
        </w:rPr>
        <w:t xml:space="preserve"> such as </w:t>
      </w:r>
      <w:r w:rsidDel="00000000" w:rsidR="00000000" w:rsidRPr="00000000">
        <w:rPr>
          <w:b w:val="1"/>
          <w:bCs w:val="1"/>
          <w:rtl w:val="0"/>
        </w:rPr>
        <w:t xml:space="preserve">Adobe Sign</w:t>
      </w:r>
      <w:r w:rsidDel="00000000" w:rsidR="00000000" w:rsidRPr="00000000">
        <w:rPr>
          <w:rtl w:val="0"/>
        </w:rPr>
        <w:t xml:space="preserve">, </w:t>
      </w:r>
      <w:r w:rsidDel="00000000" w:rsidR="00000000" w:rsidRPr="00000000">
        <w:rPr>
          <w:b w:val="1"/>
          <w:bCs w:val="1"/>
          <w:rtl w:val="0"/>
        </w:rPr>
        <w:t xml:space="preserve">DocuSign</w:t>
      </w:r>
      <w:r w:rsidDel="00000000" w:rsidR="00000000" w:rsidRPr="00000000">
        <w:rPr>
          <w:rtl w:val="0"/>
        </w:rPr>
        <w:t xml:space="preserve">, or </w:t>
      </w:r>
      <w:r w:rsidDel="00000000" w:rsidR="00000000" w:rsidRPr="00000000">
        <w:rPr>
          <w:b w:val="1"/>
          <w:bCs w:val="1"/>
          <w:rtl w:val="0"/>
        </w:rPr>
        <w:t xml:space="preserve">Google Docs eSignature</w:t>
      </w:r>
      <w:r w:rsidDel="00000000" w:rsidR="00000000" w:rsidRPr="00000000">
        <w:rPr>
          <w:rtl w:val="0"/>
        </w:rPr>
        <w:t xml:space="preserve">.</w:t>
        <w:br w:type="textWrapping"/>
        <w:t xml:space="preserve"> These platforms typically require full access to the file’s contents and structure, which is </w:t>
      </w:r>
      <w:r w:rsidDel="00000000" w:rsidR="00000000" w:rsidRPr="00000000">
        <w:rPr>
          <w:b w:val="1"/>
          <w:bCs w:val="1"/>
          <w:rtl w:val="0"/>
        </w:rPr>
        <w:t xml:space="preserve">incompatible with SpecterX’s embedded encryption and policy controls</w:t>
      </w:r>
      <w:r w:rsidDel="00000000" w:rsidR="00000000" w:rsidRPr="00000000">
        <w:rPr>
          <w:rtl w:val="0"/>
        </w:rPr>
        <w:t xml:space="preserve">.</w:t>
      </w:r>
    </w:p>
    <w:p w:rsidR="00000000" w:rsidDel="00000000" w:rsidP="00000000" w:rsidRDefault="00000000" w:rsidRPr="00000000" w14:paraId="000000A3">
      <w:pPr>
        <w:spacing w:after="240" w:before="240" w:line="276" w:lineRule="auto"/>
        <w:rPr/>
      </w:pPr>
      <w:r w:rsidDel="00000000" w:rsidR="00000000" w:rsidRPr="00000000">
        <w:rPr>
          <w:rtl w:val="0"/>
        </w:rPr>
        <w:t xml:space="preserve">To ensure the signature is valid, auditable, and policy-compliant, signing must be performed in one of the supported applications listed above—</w:t>
      </w:r>
      <w:r w:rsidDel="00000000" w:rsidR="00000000" w:rsidRPr="00000000">
        <w:rPr>
          <w:b w:val="1"/>
          <w:bCs w:val="1"/>
          <w:rtl w:val="0"/>
        </w:rPr>
        <w:t xml:space="preserve">preferably through SpecterX WebViewer</w:t>
      </w:r>
      <w:r w:rsidDel="00000000" w:rsidR="00000000" w:rsidRPr="00000000">
        <w:rPr>
          <w:rtl w:val="0"/>
        </w:rPr>
        <w:t xml:space="preserve"> when traceability and lifecycle integration are required.</w:t>
      </w:r>
    </w:p>
    <w:p w:rsidR="00000000" w:rsidDel="00000000" w:rsidP="00000000" w:rsidRDefault="00000000" w:rsidRPr="00000000" w14:paraId="000000A4">
      <w:pPr>
        <w:pStyle w:val="Heading3"/>
        <w:spacing w:after="80" w:before="280" w:line="276" w:lineRule="auto"/>
        <w:rPr>
          <w:rFonts w:ascii="Roboto" w:cs="Roboto" w:eastAsia="Roboto" w:hAnsi="Roboto"/>
          <w:color w:val="2d2d2d"/>
          <w:sz w:val="26"/>
          <w:szCs w:val="26"/>
        </w:rPr>
      </w:pPr>
      <w:bookmarkStart w:colFirst="0" w:colLast="0" w:name="_3v3gge1l7zyd" w:id="25"/>
      <w:bookmarkEnd w:id="25"/>
      <w:r w:rsidDel="00000000" w:rsidR="00000000" w:rsidRPr="00000000">
        <w:rPr>
          <w:rFonts w:ascii="Roboto" w:cs="Roboto" w:eastAsia="Roboto" w:hAnsi="Roboto"/>
          <w:color w:val="2d2d2d"/>
          <w:sz w:val="26"/>
          <w:szCs w:val="26"/>
          <w:rtl w:val="0"/>
        </w:rPr>
        <w:t xml:space="preserve">Sync Behavior for Signed Files</w:t>
      </w:r>
    </w:p>
    <w:p w:rsidR="00000000" w:rsidDel="00000000" w:rsidP="00000000" w:rsidRDefault="00000000" w:rsidRPr="00000000" w14:paraId="000000A5">
      <w:pPr>
        <w:spacing w:after="240" w:before="240" w:line="276" w:lineRule="auto"/>
        <w:rPr/>
      </w:pPr>
      <w:r w:rsidDel="00000000" w:rsidR="00000000" w:rsidRPr="00000000">
        <w:rPr>
          <w:rtl w:val="0"/>
        </w:rPr>
        <w:t xml:space="preserve">SpecterX distinguishes between signatures applied through trusted, policy-aware environments and those made externally. Depending on the method used, the outcome differs:</w:t>
      </w:r>
    </w:p>
    <w:p w:rsidR="00000000" w:rsidDel="00000000" w:rsidP="00000000" w:rsidRDefault="00000000" w:rsidRPr="00000000" w14:paraId="000000A6">
      <w:pPr>
        <w:spacing w:after="240" w:before="240" w:line="276" w:lineRule="auto"/>
        <w:rPr/>
      </w:pPr>
      <w:r w:rsidDel="00000000" w:rsidR="00000000" w:rsidRPr="00000000">
        <w:rPr>
          <w:b w:val="1"/>
          <w:bCs w:val="1"/>
          <w:rtl w:val="0"/>
        </w:rPr>
        <w:t xml:space="preserve">1. Signing via Adobe Reader or Acrobat</w:t>
        <w:br w:type="textWrapping"/>
      </w:r>
      <w:r w:rsidDel="00000000" w:rsidR="00000000" w:rsidRPr="00000000">
        <w:rPr>
          <w:rtl w:val="0"/>
        </w:rPr>
        <w:t xml:space="preserve"> Signatures applied in Adobe Reader DC or Acrobat Pro are added to the </w:t>
      </w:r>
      <w:r w:rsidDel="00000000" w:rsidR="00000000" w:rsidRPr="00000000">
        <w:rPr>
          <w:b w:val="1"/>
          <w:bCs w:val="1"/>
          <w:rtl w:val="0"/>
        </w:rPr>
        <w:t xml:space="preserve">user’s local copy</w:t>
      </w:r>
      <w:r w:rsidDel="00000000" w:rsidR="00000000" w:rsidRPr="00000000">
        <w:rPr>
          <w:rtl w:val="0"/>
        </w:rPr>
        <w:t xml:space="preserve"> only.</w:t>
        <w:br w:type="textWrapping"/>
        <w:t xml:space="preserve"> These changes:</w:t>
      </w:r>
    </w:p>
    <w:p w:rsidR="00000000" w:rsidDel="00000000" w:rsidP="00000000" w:rsidRDefault="00000000" w:rsidRPr="00000000" w14:paraId="000000A7">
      <w:pPr>
        <w:numPr>
          <w:ilvl w:val="0"/>
          <w:numId w:val="19"/>
        </w:numPr>
        <w:spacing w:after="0" w:afterAutospacing="0" w:before="240" w:line="276" w:lineRule="auto"/>
        <w:ind w:left="720" w:hanging="360"/>
      </w:pPr>
      <w:r w:rsidDel="00000000" w:rsidR="00000000" w:rsidRPr="00000000">
        <w:rPr>
          <w:b w:val="1"/>
          <w:bCs w:val="1"/>
          <w:rtl w:val="0"/>
        </w:rPr>
        <w:t xml:space="preserve">Do not sync</w:t>
      </w:r>
      <w:r w:rsidDel="00000000" w:rsidR="00000000" w:rsidRPr="00000000">
        <w:rPr>
          <w:rtl w:val="0"/>
        </w:rPr>
        <w:t xml:space="preserve"> back to the sender’s original file</w:t>
        <w:br w:type="textWrapping"/>
      </w:r>
    </w:p>
    <w:p w:rsidR="00000000" w:rsidDel="00000000" w:rsidP="00000000" w:rsidRDefault="00000000" w:rsidRPr="00000000" w14:paraId="000000A8">
      <w:pPr>
        <w:numPr>
          <w:ilvl w:val="0"/>
          <w:numId w:val="19"/>
        </w:numPr>
        <w:spacing w:after="0" w:afterAutospacing="0" w:before="0" w:beforeAutospacing="0" w:line="276" w:lineRule="auto"/>
        <w:ind w:left="720" w:hanging="360"/>
      </w:pPr>
      <w:r w:rsidDel="00000000" w:rsidR="00000000" w:rsidRPr="00000000">
        <w:rPr>
          <w:b w:val="1"/>
          <w:bCs w:val="1"/>
          <w:rtl w:val="0"/>
        </w:rPr>
        <w:t xml:space="preserve">Do not appear</w:t>
      </w:r>
      <w:r w:rsidDel="00000000" w:rsidR="00000000" w:rsidRPr="00000000">
        <w:rPr>
          <w:rtl w:val="0"/>
        </w:rPr>
        <w:t xml:space="preserve"> in the SpecterX workspace or file history</w:t>
        <w:br w:type="textWrapping"/>
      </w:r>
    </w:p>
    <w:p w:rsidR="00000000" w:rsidDel="00000000" w:rsidP="00000000" w:rsidRDefault="00000000" w:rsidRPr="00000000" w14:paraId="000000A9">
      <w:pPr>
        <w:numPr>
          <w:ilvl w:val="0"/>
          <w:numId w:val="19"/>
        </w:numPr>
        <w:spacing w:after="240" w:before="0" w:beforeAutospacing="0" w:line="276" w:lineRule="auto"/>
        <w:ind w:left="720" w:hanging="360"/>
      </w:pPr>
      <w:r w:rsidDel="00000000" w:rsidR="00000000" w:rsidRPr="00000000">
        <w:rPr>
          <w:rtl w:val="0"/>
        </w:rPr>
        <w:t xml:space="preserve">Are </w:t>
      </w:r>
      <w:r w:rsidDel="00000000" w:rsidR="00000000" w:rsidRPr="00000000">
        <w:rPr>
          <w:b w:val="1"/>
          <w:bCs w:val="1"/>
          <w:rtl w:val="0"/>
        </w:rPr>
        <w:t xml:space="preserve">not audit-tracked</w:t>
      </w:r>
      <w:r w:rsidDel="00000000" w:rsidR="00000000" w:rsidRPr="00000000">
        <w:rPr>
          <w:rtl w:val="0"/>
        </w:rPr>
        <w:t xml:space="preserve"> as part of the original file’s lifecycle</w:t>
        <w:br w:type="textWrapping"/>
      </w:r>
    </w:p>
    <w:p w:rsidR="00000000" w:rsidDel="00000000" w:rsidP="00000000" w:rsidRDefault="00000000" w:rsidRPr="00000000" w14:paraId="000000AA">
      <w:pPr>
        <w:spacing w:after="240" w:before="240" w:line="276" w:lineRule="auto"/>
        <w:rPr/>
      </w:pPr>
      <w:r w:rsidDel="00000000" w:rsidR="00000000" w:rsidRPr="00000000">
        <w:rPr>
          <w:b w:val="1"/>
          <w:bCs w:val="1"/>
          <w:rtl w:val="0"/>
        </w:rPr>
        <w:t xml:space="preserve">2. Signing via SpecterX WebViewer</w:t>
        <w:br w:type="textWrapping"/>
      </w:r>
      <w:r w:rsidDel="00000000" w:rsidR="00000000" w:rsidRPr="00000000">
        <w:rPr>
          <w:rtl w:val="0"/>
        </w:rPr>
        <w:t xml:space="preserve"> When a user signs a protected file within the SpecterX WebViewer:</w:t>
      </w:r>
    </w:p>
    <w:p w:rsidR="00000000" w:rsidDel="00000000" w:rsidP="00000000" w:rsidRDefault="00000000" w:rsidRPr="00000000" w14:paraId="000000AB">
      <w:pPr>
        <w:numPr>
          <w:ilvl w:val="0"/>
          <w:numId w:val="8"/>
        </w:numPr>
        <w:spacing w:after="0" w:afterAutospacing="0" w:before="240" w:line="276" w:lineRule="auto"/>
        <w:ind w:left="720" w:hanging="360"/>
      </w:pPr>
      <w:r w:rsidDel="00000000" w:rsidR="00000000" w:rsidRPr="00000000">
        <w:rPr>
          <w:rtl w:val="0"/>
        </w:rPr>
        <w:t xml:space="preserve">The signature is applied </w:t>
      </w:r>
      <w:r w:rsidDel="00000000" w:rsidR="00000000" w:rsidRPr="00000000">
        <w:rPr>
          <w:b w:val="1"/>
          <w:bCs w:val="1"/>
          <w:rtl w:val="0"/>
        </w:rPr>
        <w:t xml:space="preserve">directly to the original file</w:t>
      </w:r>
      <w:r w:rsidDel="00000000" w:rsidR="00000000" w:rsidRPr="00000000">
        <w:rPr>
          <w:rtl w:val="0"/>
        </w:rPr>
        <w:t xml:space="preserve"> shared through SpecterX</w:t>
        <w:br w:type="textWrapping"/>
      </w:r>
    </w:p>
    <w:p w:rsidR="00000000" w:rsidDel="00000000" w:rsidP="00000000" w:rsidRDefault="00000000" w:rsidRPr="00000000" w14:paraId="000000AC">
      <w:pPr>
        <w:numPr>
          <w:ilvl w:val="0"/>
          <w:numId w:val="8"/>
        </w:numPr>
        <w:spacing w:after="0" w:afterAutospacing="0" w:before="0" w:beforeAutospacing="0" w:line="276" w:lineRule="auto"/>
        <w:ind w:left="720" w:hanging="360"/>
      </w:pPr>
      <w:r w:rsidDel="00000000" w:rsidR="00000000" w:rsidRPr="00000000">
        <w:rPr>
          <w:rtl w:val="0"/>
        </w:rPr>
        <w:t xml:space="preserve">The signed version is </w:t>
      </w:r>
      <w:r w:rsidDel="00000000" w:rsidR="00000000" w:rsidRPr="00000000">
        <w:rPr>
          <w:b w:val="1"/>
          <w:bCs w:val="1"/>
          <w:rtl w:val="0"/>
        </w:rPr>
        <w:t xml:space="preserve">synced back to the data owner’s SpecterX instance (&amp; to all shared copied) </w:t>
        <w:br w:type="textWrapping"/>
      </w:r>
    </w:p>
    <w:p w:rsidR="00000000" w:rsidDel="00000000" w:rsidP="00000000" w:rsidRDefault="00000000" w:rsidRPr="00000000" w14:paraId="000000AD">
      <w:pPr>
        <w:numPr>
          <w:ilvl w:val="0"/>
          <w:numId w:val="8"/>
        </w:numPr>
        <w:spacing w:after="0" w:afterAutospacing="0" w:before="0" w:beforeAutospacing="0" w:line="276" w:lineRule="auto"/>
        <w:ind w:left="720" w:hanging="360"/>
      </w:pPr>
      <w:r w:rsidDel="00000000" w:rsidR="00000000" w:rsidRPr="00000000">
        <w:rPr>
          <w:rtl w:val="0"/>
        </w:rPr>
        <w:t xml:space="preserve">The signature event is </w:t>
      </w:r>
      <w:r w:rsidDel="00000000" w:rsidR="00000000" w:rsidRPr="00000000">
        <w:rPr>
          <w:b w:val="1"/>
          <w:bCs w:val="1"/>
          <w:rtl w:val="0"/>
        </w:rPr>
        <w:t xml:space="preserve">captured in audit logs</w:t>
      </w:r>
      <w:r w:rsidDel="00000000" w:rsidR="00000000" w:rsidRPr="00000000">
        <w:rPr>
          <w:rtl w:val="0"/>
        </w:rPr>
        <w:t xml:space="preserve">, including the signer’s identity and timestamp</w:t>
        <w:br w:type="textWrapping"/>
      </w:r>
    </w:p>
    <w:p w:rsidR="00000000" w:rsidDel="00000000" w:rsidP="00000000" w:rsidRDefault="00000000" w:rsidRPr="00000000" w14:paraId="000000AE">
      <w:pPr>
        <w:numPr>
          <w:ilvl w:val="0"/>
          <w:numId w:val="8"/>
        </w:numPr>
        <w:spacing w:after="240" w:before="0" w:beforeAutospacing="0" w:line="276" w:lineRule="auto"/>
        <w:ind w:left="720" w:hanging="360"/>
      </w:pPr>
      <w:r w:rsidDel="00000000" w:rsidR="00000000" w:rsidRPr="00000000">
        <w:rPr>
          <w:rtl w:val="0"/>
        </w:rPr>
        <w:t xml:space="preserve">The file’s </w:t>
      </w:r>
      <w:r w:rsidDel="00000000" w:rsidR="00000000" w:rsidRPr="00000000">
        <w:rPr>
          <w:b w:val="1"/>
          <w:bCs w:val="1"/>
          <w:rtl w:val="0"/>
        </w:rPr>
        <w:t xml:space="preserve">protection policy remains intact</w:t>
      </w:r>
      <w:r w:rsidDel="00000000" w:rsidR="00000000" w:rsidRPr="00000000">
        <w:rPr>
          <w:rtl w:val="0"/>
        </w:rPr>
        <w:t xml:space="preserve">, ensuring traceability and control</w:t>
        <w:br w:type="textWrapping"/>
      </w:r>
    </w:p>
    <w:p w:rsidR="00000000" w:rsidDel="00000000" w:rsidP="00000000" w:rsidRDefault="00000000" w:rsidRPr="00000000" w14:paraId="000000AF">
      <w:pPr>
        <w:pStyle w:val="Heading3"/>
        <w:rPr/>
      </w:pPr>
      <w:bookmarkStart w:colFirst="0" w:colLast="0" w:name="_rhp3qw4i2f2e" w:id="26"/>
      <w:bookmarkEnd w:id="26"/>
      <w:r w:rsidDel="00000000" w:rsidR="00000000" w:rsidRPr="00000000">
        <w:rPr>
          <w:rtl w:val="0"/>
        </w:rPr>
        <w:t xml:space="preserve">Tracking of Protected Data  </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File level audit logs are provided within the SpecterX WebUI for both data owners and admins. With SpecterX Files protected through the lifecycle enabled audit trails provide full record of data engagement through the file lifecycle with ownership maintained regardless of the files location.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File level Audit Logs include: </w:t>
      </w:r>
      <w:r w:rsidDel="00000000" w:rsidR="00000000" w:rsidRPr="00000000">
        <w:rPr>
          <w:rtl w:val="0"/>
        </w:rPr>
      </w:r>
    </w:p>
    <w:p w:rsidR="00000000" w:rsidDel="00000000" w:rsidP="00000000" w:rsidRDefault="00000000" w:rsidRPr="00000000" w14:paraId="000000B3">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Email address of user performing audit log action</w:t>
      </w:r>
    </w:p>
    <w:p w:rsidR="00000000" w:rsidDel="00000000" w:rsidP="00000000" w:rsidRDefault="00000000" w:rsidRPr="00000000" w14:paraId="000000B4">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File name </w:t>
      </w:r>
    </w:p>
    <w:p w:rsidR="00000000" w:rsidDel="00000000" w:rsidP="00000000" w:rsidRDefault="00000000" w:rsidRPr="00000000" w14:paraId="000000B5">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Policy name </w:t>
      </w:r>
      <w:r w:rsidDel="00000000" w:rsidR="00000000" w:rsidRPr="00000000">
        <w:rPr>
          <w:rtl w:val="0"/>
        </w:rPr>
      </w:r>
    </w:p>
    <w:p w:rsidR="00000000" w:rsidDel="00000000" w:rsidP="00000000" w:rsidRDefault="00000000" w:rsidRPr="00000000" w14:paraId="000000B6">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Affected users by permission changes performed</w:t>
      </w:r>
      <w:r w:rsidDel="00000000" w:rsidR="00000000" w:rsidRPr="00000000">
        <w:rPr>
          <w:rtl w:val="0"/>
        </w:rPr>
      </w:r>
    </w:p>
    <w:p w:rsidR="00000000" w:rsidDel="00000000" w:rsidP="00000000" w:rsidRDefault="00000000" w:rsidRPr="00000000" w14:paraId="000000B7">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The application used to access data</w:t>
      </w:r>
    </w:p>
    <w:p w:rsidR="00000000" w:rsidDel="00000000" w:rsidP="00000000" w:rsidRDefault="00000000" w:rsidRPr="00000000" w14:paraId="000000B8">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User IP address, nation of access, and device type</w:t>
      </w:r>
    </w:p>
    <w:p w:rsidR="00000000" w:rsidDel="00000000" w:rsidP="00000000" w:rsidRDefault="00000000" w:rsidRPr="00000000" w14:paraId="000000B9">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File ID for reference to specific audit log event record</w:t>
      </w:r>
    </w:p>
    <w:p w:rsidR="00000000" w:rsidDel="00000000" w:rsidP="00000000" w:rsidRDefault="00000000" w:rsidRPr="00000000" w14:paraId="000000BA">
      <w:pPr>
        <w:numPr>
          <w:ilvl w:val="0"/>
          <w:numId w:val="10"/>
        </w:numPr>
        <w:ind w:left="720" w:hanging="360"/>
        <w:rPr>
          <w:rFonts w:ascii="Roboto" w:cs="Roboto" w:eastAsia="Roboto" w:hAnsi="Roboto"/>
          <w:b w:val="0"/>
          <w:bCs w:val="0"/>
          <w:color w:val="2d2d2d"/>
          <w:sz w:val="22"/>
          <w:szCs w:val="22"/>
        </w:rPr>
      </w:pPr>
      <w:r w:rsidDel="00000000" w:rsidR="00000000" w:rsidRPr="00000000">
        <w:rPr>
          <w:rtl w:val="0"/>
        </w:rPr>
        <w:t xml:space="preserve">Operation performed such as opened, downloaded, permissions added, or access denied. </w:t>
      </w:r>
      <w:r w:rsidDel="00000000" w:rsidR="00000000" w:rsidRPr="00000000">
        <w:rPr>
          <w:rtl w:val="0"/>
        </w:rPr>
        <w:t xml:space="preserve">In access denied events, both email and IP addresses of the user that shared the data and the user that attempted to access it are recorded.</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m5pt902hbmsb" w:id="27"/>
      <w:bookmarkEnd w:id="27"/>
      <w:r w:rsidDel="00000000" w:rsidR="00000000" w:rsidRPr="00000000">
        <w:rPr>
          <w:rtl w:val="0"/>
        </w:rPr>
        <w:t xml:space="preserve">Screen Snippet Prevention of Protected Downloads</w:t>
      </w:r>
      <w:r w:rsidDel="00000000" w:rsidR="00000000" w:rsidRPr="00000000">
        <w:rPr>
          <w:rtl w:val="0"/>
        </w:rPr>
      </w:r>
    </w:p>
    <w:p w:rsidR="00000000" w:rsidDel="00000000" w:rsidP="00000000" w:rsidRDefault="00000000" w:rsidRPr="00000000" w14:paraId="000000BD">
      <w:pPr>
        <w:rPr>
          <w:color w:val="434343"/>
        </w:rPr>
      </w:pPr>
      <w:r w:rsidDel="00000000" w:rsidR="00000000" w:rsidRPr="00000000">
        <w:rPr>
          <w:rtl w:val="0"/>
        </w:rPr>
        <w:t xml:space="preserve">Integration with Microsoft Office suit allows for screen snippets to be prevented when protected files are in use within the native applications. Screen snippets are not prevented when opening in Web based applications. </w:t>
      </w:r>
      <w:r w:rsidDel="00000000" w:rsidR="00000000" w:rsidRPr="00000000">
        <w:rPr>
          <w:rtl w:val="0"/>
        </w:rPr>
      </w:r>
    </w:p>
    <w:p w:rsidR="00000000" w:rsidDel="00000000" w:rsidP="00000000" w:rsidRDefault="00000000" w:rsidRPr="00000000" w14:paraId="000000BE">
      <w:pPr>
        <w:ind w:left="0" w:firstLine="0"/>
        <w:rPr>
          <w:b w:val="1"/>
          <w:bCs w:val="1"/>
        </w:rPr>
      </w:pPr>
      <w:r w:rsidDel="00000000" w:rsidR="00000000" w:rsidRPr="00000000">
        <w:rPr>
          <w:color w:val="434343"/>
          <w:rtl w:val="0"/>
        </w:rPr>
        <w:t xml:space="preserve"> </w:t>
      </w:r>
      <w:r w:rsidDel="00000000" w:rsidR="00000000" w:rsidRPr="00000000">
        <w:rPr>
          <w:rtl w:val="0"/>
        </w:rPr>
      </w:r>
    </w:p>
    <w:p w:rsidR="00000000" w:rsidDel="00000000" w:rsidP="00000000" w:rsidRDefault="00000000" w:rsidRPr="00000000" w14:paraId="000000BF">
      <w:pPr>
        <w:pStyle w:val="Heading2"/>
        <w:rPr>
          <w:rFonts w:ascii="Roboto" w:cs="Roboto" w:eastAsia="Roboto" w:hAnsi="Roboto"/>
          <w:b w:val="1"/>
          <w:bCs w:val="1"/>
          <w:color w:val="434343"/>
          <w:sz w:val="34"/>
          <w:szCs w:val="34"/>
        </w:rPr>
      </w:pPr>
      <w:bookmarkStart w:colFirst="0" w:colLast="0" w:name="_s3l5ibqdw6j6" w:id="28"/>
      <w:bookmarkEnd w:id="28"/>
      <w:r w:rsidDel="00000000" w:rsidR="00000000" w:rsidRPr="00000000">
        <w:rPr>
          <w:rtl w:val="0"/>
        </w:rPr>
        <w:t xml:space="preserve">Watermark</w:t>
      </w:r>
      <w:r w:rsidDel="00000000" w:rsidR="00000000" w:rsidRPr="00000000">
        <w:rPr>
          <w:rtl w:val="0"/>
        </w:rPr>
        <w:t xml:space="preserve">ing in Conjunction with Lifecycle File Protection</w:t>
      </w:r>
      <w:r w:rsidDel="00000000" w:rsidR="00000000" w:rsidRPr="00000000">
        <w:rPr>
          <w:rtl w:val="0"/>
        </w:rPr>
      </w:r>
    </w:p>
    <w:p w:rsidR="00000000" w:rsidDel="00000000" w:rsidP="00000000" w:rsidRDefault="00000000" w:rsidRPr="00000000" w14:paraId="000000C0">
      <w:pPr>
        <w:spacing w:after="240" w:before="240" w:lineRule="auto"/>
        <w:rPr>
          <w:color w:val="434343"/>
        </w:rPr>
      </w:pPr>
      <w:r w:rsidDel="00000000" w:rsidR="00000000" w:rsidRPr="00000000">
        <w:rPr>
          <w:color w:val="434343"/>
          <w:rtl w:val="0"/>
        </w:rPr>
        <w:t xml:space="preserve">Watermarking in SpecterX is a </w:t>
      </w:r>
      <w:r w:rsidDel="00000000" w:rsidR="00000000" w:rsidRPr="00000000">
        <w:rPr>
          <w:b w:val="1"/>
          <w:bCs w:val="1"/>
          <w:color w:val="434343"/>
          <w:rtl w:val="0"/>
        </w:rPr>
        <w:t xml:space="preserve">policy-level configuration</w:t>
      </w:r>
      <w:r w:rsidDel="00000000" w:rsidR="00000000" w:rsidRPr="00000000">
        <w:rPr>
          <w:color w:val="434343"/>
          <w:rtl w:val="0"/>
        </w:rPr>
        <w:t xml:space="preserve"> that can be applied to </w:t>
      </w:r>
      <w:r w:rsidDel="00000000" w:rsidR="00000000" w:rsidRPr="00000000">
        <w:rPr>
          <w:b w:val="1"/>
          <w:bCs w:val="1"/>
          <w:color w:val="434343"/>
          <w:rtl w:val="0"/>
        </w:rPr>
        <w:t xml:space="preserve">any protection policy</w:t>
      </w:r>
      <w:r w:rsidDel="00000000" w:rsidR="00000000" w:rsidRPr="00000000">
        <w:rPr>
          <w:color w:val="434343"/>
          <w:rtl w:val="0"/>
        </w:rPr>
        <w:t xml:space="preserve">, including those that enforce </w:t>
      </w:r>
      <w:r w:rsidDel="00000000" w:rsidR="00000000" w:rsidRPr="00000000">
        <w:rPr>
          <w:b w:val="1"/>
          <w:bCs w:val="1"/>
          <w:color w:val="434343"/>
          <w:rtl w:val="0"/>
        </w:rPr>
        <w:t xml:space="preserve">lifecycle protection</w:t>
      </w:r>
      <w:r w:rsidDel="00000000" w:rsidR="00000000" w:rsidRPr="00000000">
        <w:rPr>
          <w:color w:val="434343"/>
          <w:rtl w:val="0"/>
        </w:rPr>
        <w:t xml:space="preserve"> for sensitive files. When enabled, it embeds a visible, tamper-resistant overlay into supported file types, ensuring traceability and accountability as files are shared and accessed.</w:t>
      </w:r>
    </w:p>
    <w:p w:rsidR="00000000" w:rsidDel="00000000" w:rsidP="00000000" w:rsidRDefault="00000000" w:rsidRPr="00000000" w14:paraId="000000C1">
      <w:pPr>
        <w:spacing w:after="240" w:before="240" w:lineRule="auto"/>
        <w:rPr>
          <w:color w:val="434343"/>
        </w:rPr>
      </w:pPr>
      <w:r w:rsidDel="00000000" w:rsidR="00000000" w:rsidRPr="00000000">
        <w:rPr>
          <w:color w:val="434343"/>
          <w:rtl w:val="0"/>
        </w:rPr>
        <w:t xml:space="preserve">When watermarking is configured alongside lifecycle protection, it operates in conjunction with </w:t>
      </w:r>
      <w:r w:rsidDel="00000000" w:rsidR="00000000" w:rsidRPr="00000000">
        <w:rPr>
          <w:b w:val="1"/>
          <w:bCs w:val="1"/>
          <w:color w:val="434343"/>
          <w:rtl w:val="0"/>
        </w:rPr>
        <w:t xml:space="preserve">role-based access</w:t>
      </w:r>
      <w:r w:rsidDel="00000000" w:rsidR="00000000" w:rsidRPr="00000000">
        <w:rPr>
          <w:color w:val="434343"/>
          <w:rtl w:val="0"/>
        </w:rPr>
        <w:t xml:space="preserve">, </w:t>
      </w:r>
      <w:r w:rsidDel="00000000" w:rsidR="00000000" w:rsidRPr="00000000">
        <w:rPr>
          <w:b w:val="1"/>
          <w:bCs w:val="1"/>
          <w:color w:val="434343"/>
          <w:rtl w:val="0"/>
        </w:rPr>
        <w:t xml:space="preserve">Protected Downloads</w:t>
      </w:r>
      <w:r w:rsidDel="00000000" w:rsidR="00000000" w:rsidRPr="00000000">
        <w:rPr>
          <w:color w:val="434343"/>
          <w:rtl w:val="0"/>
        </w:rPr>
        <w:t xml:space="preserve">, </w:t>
      </w:r>
      <w:r w:rsidDel="00000000" w:rsidR="00000000" w:rsidRPr="00000000">
        <w:rPr>
          <w:b w:val="1"/>
          <w:bCs w:val="1"/>
          <w:color w:val="434343"/>
          <w:rtl w:val="0"/>
        </w:rPr>
        <w:t xml:space="preserve">access expiration</w:t>
      </w:r>
      <w:r w:rsidDel="00000000" w:rsidR="00000000" w:rsidRPr="00000000">
        <w:rPr>
          <w:color w:val="434343"/>
          <w:rtl w:val="0"/>
        </w:rPr>
        <w:t xml:space="preserve">, </w:t>
      </w:r>
      <w:r w:rsidDel="00000000" w:rsidR="00000000" w:rsidRPr="00000000">
        <w:rPr>
          <w:b w:val="1"/>
          <w:bCs w:val="1"/>
          <w:color w:val="434343"/>
          <w:rtl w:val="0"/>
        </w:rPr>
        <w:t xml:space="preserve">revocation</w:t>
      </w:r>
      <w:r w:rsidDel="00000000" w:rsidR="00000000" w:rsidRPr="00000000">
        <w:rPr>
          <w:color w:val="434343"/>
          <w:rtl w:val="0"/>
        </w:rPr>
        <w:t xml:space="preserve">, and </w:t>
      </w:r>
      <w:r w:rsidDel="00000000" w:rsidR="00000000" w:rsidRPr="00000000">
        <w:rPr>
          <w:b w:val="1"/>
          <w:bCs w:val="1"/>
          <w:color w:val="434343"/>
          <w:rtl w:val="0"/>
        </w:rPr>
        <w:t xml:space="preserve">file-level auditing</w:t>
      </w:r>
      <w:r w:rsidDel="00000000" w:rsidR="00000000" w:rsidRPr="00000000">
        <w:rPr>
          <w:color w:val="434343"/>
          <w:rtl w:val="0"/>
        </w:rPr>
        <w:t xml:space="preserve">. The watermark is </w:t>
      </w:r>
      <w:r w:rsidDel="00000000" w:rsidR="00000000" w:rsidRPr="00000000">
        <w:rPr>
          <w:b w:val="1"/>
          <w:bCs w:val="1"/>
          <w:color w:val="434343"/>
          <w:rtl w:val="0"/>
        </w:rPr>
        <w:t xml:space="preserve">automatically applied</w:t>
      </w:r>
      <w:r w:rsidDel="00000000" w:rsidR="00000000" w:rsidRPr="00000000">
        <w:rPr>
          <w:color w:val="434343"/>
          <w:rtl w:val="0"/>
        </w:rPr>
        <w:t xml:space="preserve"> when the file is accessed or downloaded through SpecterX and remains enforced regardless of how the file is used or distributed afterward.</w:t>
      </w:r>
    </w:p>
    <w:p w:rsidR="00000000" w:rsidDel="00000000" w:rsidP="00000000" w:rsidRDefault="00000000" w:rsidRPr="00000000" w14:paraId="000000C2">
      <w:pPr>
        <w:pStyle w:val="Heading3"/>
        <w:spacing w:after="80" w:before="280" w:lineRule="auto"/>
        <w:rPr>
          <w:rFonts w:ascii="Roboto" w:cs="Roboto" w:eastAsia="Roboto" w:hAnsi="Roboto"/>
          <w:color w:val="434343"/>
          <w:sz w:val="26"/>
          <w:szCs w:val="26"/>
        </w:rPr>
      </w:pPr>
      <w:bookmarkStart w:colFirst="0" w:colLast="0" w:name="_8vvcyx3ol1hf" w:id="29"/>
      <w:bookmarkEnd w:id="29"/>
      <w:r w:rsidDel="00000000" w:rsidR="00000000" w:rsidRPr="00000000">
        <w:rPr>
          <w:rFonts w:ascii="Roboto" w:cs="Roboto" w:eastAsia="Roboto" w:hAnsi="Roboto"/>
          <w:color w:val="434343"/>
          <w:sz w:val="26"/>
          <w:szCs w:val="26"/>
          <w:rtl w:val="0"/>
        </w:rPr>
        <w:t xml:space="preserve">Persistent Identity</w:t>
      </w:r>
    </w:p>
    <w:p w:rsidR="00000000" w:rsidDel="00000000" w:rsidP="00000000" w:rsidRDefault="00000000" w:rsidRPr="00000000" w14:paraId="000000C3">
      <w:pPr>
        <w:spacing w:after="240" w:before="240" w:lineRule="auto"/>
        <w:rPr>
          <w:color w:val="434343"/>
        </w:rPr>
      </w:pPr>
      <w:r w:rsidDel="00000000" w:rsidR="00000000" w:rsidRPr="00000000">
        <w:rPr>
          <w:color w:val="434343"/>
          <w:rtl w:val="0"/>
        </w:rPr>
        <w:t xml:space="preserve">Once a file is downloaded with watermarking enabled, it is </w:t>
      </w:r>
      <w:r w:rsidDel="00000000" w:rsidR="00000000" w:rsidRPr="00000000">
        <w:rPr>
          <w:b w:val="1"/>
          <w:bCs w:val="1"/>
          <w:color w:val="434343"/>
          <w:rtl w:val="0"/>
        </w:rPr>
        <w:t xml:space="preserve">permanently stamped with the identity of the individual who originally downloaded it</w:t>
      </w:r>
      <w:r w:rsidDel="00000000" w:rsidR="00000000" w:rsidRPr="00000000">
        <w:rPr>
          <w:color w:val="434343"/>
          <w:rtl w:val="0"/>
        </w:rPr>
        <w:t xml:space="preserve">. Even if the file is later forwarded or accessed by other authorized users, the watermark </w:t>
      </w:r>
      <w:r w:rsidDel="00000000" w:rsidR="00000000" w:rsidRPr="00000000">
        <w:rPr>
          <w:b w:val="1"/>
          <w:bCs w:val="1"/>
          <w:color w:val="434343"/>
          <w:rtl w:val="0"/>
        </w:rPr>
        <w:t xml:space="preserve">does not change</w:t>
      </w:r>
      <w:r w:rsidDel="00000000" w:rsidR="00000000" w:rsidRPr="00000000">
        <w:rPr>
          <w:color w:val="434343"/>
          <w:rtl w:val="0"/>
        </w:rPr>
        <w:t xml:space="preserve">. This ensures that accountability and traceability are always tied to the original downloader, helping organizations investigate and identify the source of any unauthorized redistribution or data leakage.</w:t>
      </w:r>
    </w:p>
    <w:p w:rsidR="00000000" w:rsidDel="00000000" w:rsidP="00000000" w:rsidRDefault="00000000" w:rsidRPr="00000000" w14:paraId="000000C4">
      <w:pPr>
        <w:pStyle w:val="Heading3"/>
        <w:spacing w:after="80" w:before="280" w:lineRule="auto"/>
        <w:rPr>
          <w:rFonts w:ascii="Roboto" w:cs="Roboto" w:eastAsia="Roboto" w:hAnsi="Roboto"/>
          <w:color w:val="434343"/>
          <w:sz w:val="26"/>
          <w:szCs w:val="26"/>
        </w:rPr>
      </w:pPr>
      <w:bookmarkStart w:colFirst="0" w:colLast="0" w:name="_e7vuatpr9q41" w:id="30"/>
      <w:bookmarkEnd w:id="30"/>
      <w:r w:rsidDel="00000000" w:rsidR="00000000" w:rsidRPr="00000000">
        <w:rPr>
          <w:rFonts w:ascii="Roboto" w:cs="Roboto" w:eastAsia="Roboto" w:hAnsi="Roboto"/>
          <w:color w:val="434343"/>
          <w:sz w:val="26"/>
          <w:szCs w:val="26"/>
          <w:rtl w:val="0"/>
        </w:rPr>
        <w:t xml:space="preserve">Watermark Contents</w:t>
      </w:r>
    </w:p>
    <w:p w:rsidR="00000000" w:rsidDel="00000000" w:rsidP="00000000" w:rsidRDefault="00000000" w:rsidRPr="00000000" w14:paraId="000000C5">
      <w:pPr>
        <w:spacing w:after="240" w:before="240" w:lineRule="auto"/>
        <w:rPr>
          <w:color w:val="434343"/>
        </w:rPr>
      </w:pPr>
      <w:r w:rsidDel="00000000" w:rsidR="00000000" w:rsidRPr="00000000">
        <w:rPr>
          <w:color w:val="434343"/>
          <w:rtl w:val="0"/>
        </w:rPr>
        <w:t xml:space="preserve">The watermark includes:</w:t>
      </w:r>
    </w:p>
    <w:p w:rsidR="00000000" w:rsidDel="00000000" w:rsidP="00000000" w:rsidRDefault="00000000" w:rsidRPr="00000000" w14:paraId="000000C6">
      <w:pPr>
        <w:numPr>
          <w:ilvl w:val="0"/>
          <w:numId w:val="16"/>
        </w:numPr>
        <w:spacing w:after="0" w:afterAutospacing="0" w:before="240" w:lineRule="auto"/>
        <w:ind w:left="720" w:hanging="360"/>
        <w:rPr>
          <w:color w:val="434343"/>
        </w:rPr>
      </w:pPr>
      <w:r w:rsidDel="00000000" w:rsidR="00000000" w:rsidRPr="00000000">
        <w:rPr>
          <w:color w:val="434343"/>
          <w:rtl w:val="0"/>
        </w:rPr>
        <w:t xml:space="preserve">The </w:t>
      </w:r>
      <w:r w:rsidDel="00000000" w:rsidR="00000000" w:rsidRPr="00000000">
        <w:rPr>
          <w:b w:val="1"/>
          <w:bCs w:val="1"/>
          <w:color w:val="434343"/>
          <w:rtl w:val="0"/>
        </w:rPr>
        <w:t xml:space="preserve">email address</w:t>
      </w:r>
      <w:r w:rsidDel="00000000" w:rsidR="00000000" w:rsidRPr="00000000">
        <w:rPr>
          <w:color w:val="434343"/>
          <w:rtl w:val="0"/>
        </w:rPr>
        <w:t xml:space="preserve"> of the original downloader</w:t>
        <w:br w:type="textWrapping"/>
      </w:r>
    </w:p>
    <w:p w:rsidR="00000000" w:rsidDel="00000000" w:rsidP="00000000" w:rsidRDefault="00000000" w:rsidRPr="00000000" w14:paraId="000000C7">
      <w:pPr>
        <w:numPr>
          <w:ilvl w:val="0"/>
          <w:numId w:val="16"/>
        </w:numPr>
        <w:spacing w:after="0" w:afterAutospacing="0" w:before="0" w:beforeAutospacing="0" w:lineRule="auto"/>
        <w:ind w:left="720" w:hanging="360"/>
        <w:rPr>
          <w:color w:val="434343"/>
        </w:rPr>
      </w:pPr>
      <w:r w:rsidDel="00000000" w:rsidR="00000000" w:rsidRPr="00000000">
        <w:rPr>
          <w:color w:val="434343"/>
          <w:rtl w:val="0"/>
        </w:rPr>
        <w:t xml:space="preserve">The </w:t>
      </w:r>
      <w:r w:rsidDel="00000000" w:rsidR="00000000" w:rsidRPr="00000000">
        <w:rPr>
          <w:b w:val="1"/>
          <w:bCs w:val="1"/>
          <w:color w:val="434343"/>
          <w:rtl w:val="0"/>
        </w:rPr>
        <w:t xml:space="preserve">File ID</w:t>
      </w:r>
      <w:r w:rsidDel="00000000" w:rsidR="00000000" w:rsidRPr="00000000">
        <w:rPr>
          <w:color w:val="434343"/>
          <w:rtl w:val="0"/>
        </w:rPr>
        <w:t xml:space="preserve">, which links the file to detailed audit log records</w:t>
        <w:br w:type="textWrapping"/>
      </w:r>
    </w:p>
    <w:p w:rsidR="00000000" w:rsidDel="00000000" w:rsidP="00000000" w:rsidRDefault="00000000" w:rsidRPr="00000000" w14:paraId="000000C8">
      <w:pPr>
        <w:numPr>
          <w:ilvl w:val="0"/>
          <w:numId w:val="16"/>
        </w:numPr>
        <w:spacing w:after="240" w:before="0" w:beforeAutospacing="0" w:lineRule="auto"/>
        <w:ind w:left="720" w:hanging="360"/>
        <w:rPr>
          <w:color w:val="434343"/>
        </w:rPr>
      </w:pPr>
      <w:r w:rsidDel="00000000" w:rsidR="00000000" w:rsidRPr="00000000">
        <w:rPr>
          <w:color w:val="434343"/>
          <w:rtl w:val="0"/>
        </w:rPr>
        <w:t xml:space="preserve">A </w:t>
      </w:r>
      <w:r w:rsidDel="00000000" w:rsidR="00000000" w:rsidRPr="00000000">
        <w:rPr>
          <w:b w:val="1"/>
          <w:bCs w:val="1"/>
          <w:color w:val="434343"/>
          <w:rtl w:val="0"/>
        </w:rPr>
        <w:t xml:space="preserve">“Confidential – Do Not Distribute”</w:t>
      </w:r>
      <w:r w:rsidDel="00000000" w:rsidR="00000000" w:rsidRPr="00000000">
        <w:rPr>
          <w:color w:val="434343"/>
          <w:rtl w:val="0"/>
        </w:rPr>
        <w:t xml:space="preserve"> disclaimer</w:t>
        <w:br w:type="textWrapping"/>
      </w:r>
    </w:p>
    <w:p w:rsidR="00000000" w:rsidDel="00000000" w:rsidP="00000000" w:rsidRDefault="00000000" w:rsidRPr="00000000" w14:paraId="000000C9">
      <w:pPr>
        <w:spacing w:after="240" w:before="240" w:lineRule="auto"/>
        <w:rPr>
          <w:color w:val="434343"/>
        </w:rPr>
      </w:pPr>
      <w:r w:rsidDel="00000000" w:rsidR="00000000" w:rsidRPr="00000000">
        <w:rPr>
          <w:color w:val="434343"/>
          <w:rtl w:val="0"/>
        </w:rPr>
        <w:t xml:space="preserve">These elements are rendered as a </w:t>
      </w:r>
      <w:r w:rsidDel="00000000" w:rsidR="00000000" w:rsidRPr="00000000">
        <w:rPr>
          <w:b w:val="1"/>
          <w:bCs w:val="1"/>
          <w:color w:val="434343"/>
          <w:rtl w:val="0"/>
        </w:rPr>
        <w:t xml:space="preserve">visible overlay directly on top of the original file content</w:t>
      </w:r>
      <w:r w:rsidDel="00000000" w:rsidR="00000000" w:rsidRPr="00000000">
        <w:rPr>
          <w:color w:val="434343"/>
          <w:rtl w:val="0"/>
        </w:rPr>
        <w:t xml:space="preserve"> and </w:t>
      </w:r>
      <w:r w:rsidDel="00000000" w:rsidR="00000000" w:rsidRPr="00000000">
        <w:rPr>
          <w:b w:val="1"/>
          <w:bCs w:val="1"/>
          <w:color w:val="434343"/>
          <w:rtl w:val="0"/>
        </w:rPr>
        <w:t xml:space="preserve">cannot be removed or modified</w:t>
      </w:r>
      <w:r w:rsidDel="00000000" w:rsidR="00000000" w:rsidRPr="00000000">
        <w:rPr>
          <w:color w:val="434343"/>
          <w:rtl w:val="0"/>
        </w:rPr>
        <w:t xml:space="preserve"> without invalidating the protection.</w:t>
      </w:r>
    </w:p>
    <w:p w:rsidR="00000000" w:rsidDel="00000000" w:rsidP="00000000" w:rsidRDefault="00000000" w:rsidRPr="00000000" w14:paraId="000000CA">
      <w:pPr>
        <w:pStyle w:val="Heading3"/>
        <w:spacing w:after="80" w:before="280" w:lineRule="auto"/>
        <w:rPr>
          <w:rFonts w:ascii="Roboto" w:cs="Roboto" w:eastAsia="Roboto" w:hAnsi="Roboto"/>
          <w:color w:val="434343"/>
          <w:sz w:val="26"/>
          <w:szCs w:val="26"/>
        </w:rPr>
      </w:pPr>
      <w:bookmarkStart w:colFirst="0" w:colLast="0" w:name="_ifz1ej4vyjrr" w:id="31"/>
      <w:bookmarkEnd w:id="31"/>
      <w:r w:rsidDel="00000000" w:rsidR="00000000" w:rsidRPr="00000000">
        <w:rPr>
          <w:rFonts w:ascii="Roboto" w:cs="Roboto" w:eastAsia="Roboto" w:hAnsi="Roboto"/>
          <w:color w:val="434343"/>
          <w:sz w:val="26"/>
          <w:szCs w:val="26"/>
          <w:rtl w:val="0"/>
        </w:rPr>
        <w:t xml:space="preserve">Static Placement During Editing</w:t>
      </w:r>
    </w:p>
    <w:p w:rsidR="00000000" w:rsidDel="00000000" w:rsidP="00000000" w:rsidRDefault="00000000" w:rsidRPr="00000000" w14:paraId="000000CB">
      <w:pPr>
        <w:spacing w:after="240" w:before="240" w:lineRule="auto"/>
        <w:rPr>
          <w:color w:val="434343"/>
        </w:rPr>
      </w:pPr>
      <w:r w:rsidDel="00000000" w:rsidR="00000000" w:rsidRPr="00000000">
        <w:rPr>
          <w:color w:val="434343"/>
          <w:rtl w:val="0"/>
        </w:rPr>
        <w:t xml:space="preserve">The watermark is </w:t>
      </w:r>
      <w:r w:rsidDel="00000000" w:rsidR="00000000" w:rsidRPr="00000000">
        <w:rPr>
          <w:b w:val="1"/>
          <w:bCs w:val="1"/>
          <w:color w:val="434343"/>
          <w:rtl w:val="0"/>
        </w:rPr>
        <w:t xml:space="preserve">static</w:t>
      </w:r>
      <w:r w:rsidDel="00000000" w:rsidR="00000000" w:rsidRPr="00000000">
        <w:rPr>
          <w:color w:val="434343"/>
          <w:rtl w:val="0"/>
        </w:rPr>
        <w:t xml:space="preserve">—it is applied to the original layout of the document or file at the time of download. If a recipient with edit permissions adds new content (e.g., pages, slides, or spreadsheet rows), the watermark </w:t>
      </w:r>
      <w:r w:rsidDel="00000000" w:rsidR="00000000" w:rsidRPr="00000000">
        <w:rPr>
          <w:b w:val="1"/>
          <w:bCs w:val="1"/>
          <w:color w:val="434343"/>
          <w:rtl w:val="0"/>
        </w:rPr>
        <w:t xml:space="preserve">does not automatically extend</w:t>
      </w:r>
      <w:r w:rsidDel="00000000" w:rsidR="00000000" w:rsidRPr="00000000">
        <w:rPr>
          <w:color w:val="434343"/>
          <w:rtl w:val="0"/>
        </w:rPr>
        <w:t xml:space="preserve"> to cover the newly added content. As a result, any changes made after the watermark is applied will not display the watermark unless the file is reprotected and reissued with watermarking enabled.</w:t>
      </w:r>
    </w:p>
    <w:p w:rsidR="00000000" w:rsidDel="00000000" w:rsidP="00000000" w:rsidRDefault="00000000" w:rsidRPr="00000000" w14:paraId="000000CC">
      <w:pPr>
        <w:spacing w:after="240" w:before="240" w:lineRule="auto"/>
        <w:rPr>
          <w:color w:val="434343"/>
        </w:rPr>
      </w:pPr>
      <w:r w:rsidDel="00000000" w:rsidR="00000000" w:rsidRPr="00000000">
        <w:rPr>
          <w:color w:val="434343"/>
          <w:rtl w:val="0"/>
        </w:rPr>
        <w:t xml:space="preserve">This behavior ensures visual deterrence and traceability, but administrators should be aware that watermark coverage is limited to the file's original structure at the time of download.</w:t>
      </w:r>
    </w:p>
    <w:p w:rsidR="00000000" w:rsidDel="00000000" w:rsidP="00000000" w:rsidRDefault="00000000" w:rsidRPr="00000000" w14:paraId="000000CD">
      <w:pPr>
        <w:spacing w:after="240" w:before="240" w:lineRule="auto"/>
        <w:rPr>
          <w:color w:val="434343"/>
        </w:rPr>
      </w:pPr>
      <w:r w:rsidDel="00000000" w:rsidR="00000000" w:rsidRPr="00000000">
        <w:rPr>
          <w:rtl w:val="0"/>
        </w:rPr>
      </w:r>
    </w:p>
    <w:p w:rsidR="00000000" w:rsidDel="00000000" w:rsidP="00000000" w:rsidRDefault="00000000" w:rsidRPr="00000000" w14:paraId="000000CE">
      <w:pPr>
        <w:spacing w:after="240" w:before="240" w:lineRule="auto"/>
        <w:rPr>
          <w:color w:val="434343"/>
        </w:rPr>
      </w:pPr>
      <w:r w:rsidDel="00000000" w:rsidR="00000000" w:rsidRPr="00000000">
        <w:rPr>
          <w:color w:val="434343"/>
          <w:rtl w:val="0"/>
        </w:rPr>
        <w:t xml:space="preserve">Supported files that are shared with a policy that includes watermarking and Protected Download enabled can be opened on any operating system using the following applications:</w:t>
      </w:r>
    </w:p>
    <w:p w:rsidR="00000000" w:rsidDel="00000000" w:rsidP="00000000" w:rsidRDefault="00000000" w:rsidRPr="00000000" w14:paraId="000000CF">
      <w:pPr>
        <w:numPr>
          <w:ilvl w:val="0"/>
          <w:numId w:val="12"/>
        </w:numPr>
        <w:spacing w:after="0" w:afterAutospacing="0" w:before="240" w:lineRule="auto"/>
        <w:ind w:left="720" w:hanging="360"/>
        <w:rPr>
          <w:color w:val="434343"/>
        </w:rPr>
      </w:pPr>
      <w:r w:rsidDel="00000000" w:rsidR="00000000" w:rsidRPr="00000000">
        <w:rPr>
          <w:b w:val="1"/>
          <w:bCs w:val="1"/>
          <w:color w:val="434343"/>
          <w:rtl w:val="0"/>
        </w:rPr>
        <w:t xml:space="preserve">Microsoft Office</w:t>
      </w:r>
      <w:r w:rsidDel="00000000" w:rsidR="00000000" w:rsidRPr="00000000">
        <w:rPr>
          <w:color w:val="434343"/>
          <w:rtl w:val="0"/>
        </w:rPr>
        <w:t xml:space="preserve"> (Word, Excel, PowerPoint – 2013 and above)</w:t>
        <w:br w:type="textWrapping"/>
      </w:r>
    </w:p>
    <w:p w:rsidR="00000000" w:rsidDel="00000000" w:rsidP="00000000" w:rsidRDefault="00000000" w:rsidRPr="00000000" w14:paraId="000000D0">
      <w:pPr>
        <w:numPr>
          <w:ilvl w:val="0"/>
          <w:numId w:val="12"/>
        </w:numPr>
        <w:spacing w:after="0" w:afterAutospacing="0" w:before="0" w:beforeAutospacing="0" w:lineRule="auto"/>
        <w:ind w:left="720" w:hanging="360"/>
        <w:rPr>
          <w:color w:val="434343"/>
        </w:rPr>
      </w:pPr>
      <w:r w:rsidDel="00000000" w:rsidR="00000000" w:rsidRPr="00000000">
        <w:rPr>
          <w:b w:val="1"/>
          <w:bCs w:val="1"/>
          <w:color w:val="434343"/>
          <w:rtl w:val="0"/>
        </w:rPr>
        <w:t xml:space="preserve">Adobe Reader DC</w:t>
        <w:br w:type="textWrapping"/>
      </w:r>
    </w:p>
    <w:p w:rsidR="00000000" w:rsidDel="00000000" w:rsidP="00000000" w:rsidRDefault="00000000" w:rsidRPr="00000000" w14:paraId="000000D1">
      <w:pPr>
        <w:numPr>
          <w:ilvl w:val="0"/>
          <w:numId w:val="12"/>
        </w:numPr>
        <w:spacing w:after="0" w:afterAutospacing="0" w:before="0" w:beforeAutospacing="0" w:lineRule="auto"/>
        <w:ind w:left="720" w:hanging="360"/>
        <w:rPr>
          <w:color w:val="434343"/>
        </w:rPr>
      </w:pPr>
      <w:r w:rsidDel="00000000" w:rsidR="00000000" w:rsidRPr="00000000">
        <w:rPr>
          <w:b w:val="1"/>
          <w:bCs w:val="1"/>
          <w:color w:val="434343"/>
          <w:rtl w:val="0"/>
        </w:rPr>
        <w:t xml:space="preserve">Microsoft Edge</w:t>
      </w:r>
      <w:r w:rsidDel="00000000" w:rsidR="00000000" w:rsidRPr="00000000">
        <w:rPr>
          <w:color w:val="434343"/>
          <w:rtl w:val="0"/>
        </w:rPr>
        <w:t xml:space="preserve"> (for viewing protected PDFs)</w:t>
        <w:br w:type="textWrapping"/>
      </w:r>
    </w:p>
    <w:p w:rsidR="00000000" w:rsidDel="00000000" w:rsidP="00000000" w:rsidRDefault="00000000" w:rsidRPr="00000000" w14:paraId="000000D2">
      <w:pPr>
        <w:numPr>
          <w:ilvl w:val="0"/>
          <w:numId w:val="12"/>
        </w:numPr>
        <w:spacing w:after="240" w:before="0" w:beforeAutospacing="0" w:lineRule="auto"/>
        <w:ind w:left="720" w:hanging="360"/>
        <w:rPr>
          <w:color w:val="434343"/>
        </w:rPr>
      </w:pPr>
      <w:r w:rsidDel="00000000" w:rsidR="00000000" w:rsidRPr="00000000">
        <w:rPr>
          <w:b w:val="1"/>
          <w:bCs w:val="1"/>
          <w:color w:val="434343"/>
          <w:rtl w:val="0"/>
        </w:rPr>
        <w:t xml:space="preserve">SpecterX WebViewer</w:t>
        <w:br w:type="textWrapping"/>
      </w:r>
    </w:p>
    <w:p w:rsidR="00000000" w:rsidDel="00000000" w:rsidP="00000000" w:rsidRDefault="00000000" w:rsidRPr="00000000" w14:paraId="000000D3">
      <w:pPr>
        <w:spacing w:after="240" w:before="240" w:lineRule="auto"/>
        <w:ind w:left="600" w:right="600" w:firstLine="0"/>
        <w:rPr>
          <w:color w:val="434343"/>
        </w:rPr>
      </w:pPr>
      <w:r w:rsidDel="00000000" w:rsidR="00000000" w:rsidRPr="00000000">
        <w:rPr>
          <w:b w:val="1"/>
          <w:bCs w:val="1"/>
          <w:color w:val="434343"/>
          <w:rtl w:val="0"/>
        </w:rPr>
        <w:t xml:space="preserve">Disclaimer:</w:t>
      </w:r>
      <w:r w:rsidDel="00000000" w:rsidR="00000000" w:rsidRPr="00000000">
        <w:rPr>
          <w:color w:val="434343"/>
          <w:rtl w:val="0"/>
        </w:rPr>
        <w:t xml:space="preserve"> While users may receive and access SpecterX-protected files via </w:t>
      </w:r>
      <w:r w:rsidDel="00000000" w:rsidR="00000000" w:rsidRPr="00000000">
        <w:rPr>
          <w:b w:val="1"/>
          <w:bCs w:val="1"/>
          <w:color w:val="434343"/>
          <w:rtl w:val="0"/>
        </w:rPr>
        <w:t xml:space="preserve">Google Drive</w:t>
      </w:r>
      <w:r w:rsidDel="00000000" w:rsidR="00000000" w:rsidRPr="00000000">
        <w:rPr>
          <w:color w:val="434343"/>
          <w:rtl w:val="0"/>
        </w:rPr>
        <w:t xml:space="preserve">, these files </w:t>
      </w:r>
      <w:r w:rsidDel="00000000" w:rsidR="00000000" w:rsidRPr="00000000">
        <w:rPr>
          <w:b w:val="1"/>
          <w:bCs w:val="1"/>
          <w:color w:val="434343"/>
          <w:rtl w:val="0"/>
        </w:rPr>
        <w:t xml:space="preserve">cannot be opened directly in Google Docs</w:t>
      </w:r>
      <w:r w:rsidDel="00000000" w:rsidR="00000000" w:rsidRPr="00000000">
        <w:rPr>
          <w:color w:val="434343"/>
          <w:rtl w:val="0"/>
        </w:rPr>
        <w:t xml:space="preserve"> when watermarking or Protected Download is enabled.</w:t>
        <w:br w:type="textWrapping"/>
        <w:t xml:space="preserve"> Instead, the file is securely rendered in the </w:t>
      </w:r>
      <w:r w:rsidDel="00000000" w:rsidR="00000000" w:rsidRPr="00000000">
        <w:rPr>
          <w:b w:val="1"/>
          <w:bCs w:val="1"/>
          <w:color w:val="434343"/>
          <w:rtl w:val="0"/>
        </w:rPr>
        <w:t xml:space="preserve">SpecterX WebViewer</w:t>
      </w:r>
      <w:r w:rsidDel="00000000" w:rsidR="00000000" w:rsidRPr="00000000">
        <w:rPr>
          <w:color w:val="434343"/>
          <w:rtl w:val="0"/>
        </w:rPr>
        <w:t xml:space="preserve">, where all protection policies—including watermarking—are fully enforced.</w:t>
      </w:r>
    </w:p>
    <w:p w:rsidR="00000000" w:rsidDel="00000000" w:rsidP="00000000" w:rsidRDefault="00000000" w:rsidRPr="00000000" w14:paraId="000000D4">
      <w:pPr>
        <w:spacing w:line="276" w:lineRule="auto"/>
        <w:rPr>
          <w:color w:val="434343"/>
        </w:rPr>
      </w:pPr>
      <w:r w:rsidDel="00000000" w:rsidR="00000000" w:rsidRPr="00000000">
        <w:rPr>
          <w:rtl w:val="0"/>
        </w:rPr>
      </w:r>
    </w:p>
    <w:p w:rsidR="00000000" w:rsidDel="00000000" w:rsidP="00000000" w:rsidRDefault="00000000" w:rsidRPr="00000000" w14:paraId="000000D5">
      <w:pPr>
        <w:spacing w:line="276" w:lineRule="auto"/>
        <w:rPr>
          <w:color w:val="434343"/>
        </w:rPr>
      </w:pPr>
      <w:r w:rsidDel="00000000" w:rsidR="00000000" w:rsidRPr="00000000">
        <w:rPr>
          <w:rtl w:val="0"/>
        </w:rPr>
      </w:r>
    </w:p>
    <w:p w:rsidR="00000000" w:rsidDel="00000000" w:rsidP="00000000" w:rsidRDefault="00000000" w:rsidRPr="00000000" w14:paraId="000000D6">
      <w:pPr>
        <w:pStyle w:val="Heading2"/>
        <w:spacing w:line="276" w:lineRule="auto"/>
        <w:rPr/>
      </w:pPr>
      <w:bookmarkStart w:colFirst="0" w:colLast="0" w:name="_3b2h0ubb9gj5" w:id="32"/>
      <w:bookmarkEnd w:id="32"/>
      <w:r w:rsidDel="00000000" w:rsidR="00000000" w:rsidRPr="00000000">
        <w:rPr>
          <w:rtl w:val="0"/>
        </w:rPr>
        <w:t xml:space="preserve">Retention Policy Configuration</w:t>
      </w:r>
    </w:p>
    <w:p w:rsidR="00000000" w:rsidDel="00000000" w:rsidP="00000000" w:rsidRDefault="00000000" w:rsidRPr="00000000" w14:paraId="000000D7">
      <w:pPr>
        <w:spacing w:line="276" w:lineRule="auto"/>
        <w:rPr/>
      </w:pPr>
      <w:r w:rsidDel="00000000" w:rsidR="00000000" w:rsidRPr="00000000">
        <w:rPr>
          <w:rtl w:val="0"/>
        </w:rPr>
        <w:t xml:space="preserve">SpecterX allows organizations to define retention policies as part of their protection configurations, enabling automatic expiration of recipient access after a defined period. These policies support data minimization, reduce long-term exposure, and help enforce business or compliance-driven data lifecycle rules.</w:t>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pStyle w:val="Heading3"/>
        <w:spacing w:line="276" w:lineRule="auto"/>
        <w:rPr/>
      </w:pPr>
      <w:bookmarkStart w:colFirst="0" w:colLast="0" w:name="_hagp36ch1pz2" w:id="33"/>
      <w:bookmarkEnd w:id="33"/>
      <w:r w:rsidDel="00000000" w:rsidR="00000000" w:rsidRPr="00000000">
        <w:rPr>
          <w:rtl w:val="0"/>
        </w:rPr>
        <w:t xml:space="preserve">How Retention Policies Work</w:t>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t xml:space="preserve">Retention policies are enforced based on the number of days since access was provisioned to each recipient. The countdown begins the moment a user is granted access to a protected file—whether they open it or not.</w:t>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t xml:space="preserve">This per-recipient enforcement ensures that access is automatically removed according to predefined limits, without requiring manual revocation by the data owner.</w:t>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t xml:space="preserve">Retention settings are defined at the protection policy level and apply uniformly across all files shared under that policy.</w:t>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pStyle w:val="Heading3"/>
        <w:spacing w:line="276" w:lineRule="auto"/>
        <w:rPr/>
      </w:pPr>
      <w:bookmarkStart w:colFirst="0" w:colLast="0" w:name="_k6b0ttf1cfax" w:id="34"/>
      <w:bookmarkEnd w:id="34"/>
      <w:r w:rsidDel="00000000" w:rsidR="00000000" w:rsidRPr="00000000">
        <w:rPr>
          <w:rtl w:val="0"/>
        </w:rPr>
        <w:t xml:space="preserve">What Happens When Retention is Reached</w:t>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t xml:space="preserve">When a recipient reaches their retention limit:</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numPr>
          <w:ilvl w:val="0"/>
          <w:numId w:val="4"/>
        </w:numPr>
        <w:spacing w:line="276" w:lineRule="auto"/>
        <w:ind w:left="720" w:hanging="360"/>
        <w:rPr>
          <w:u w:val="none"/>
        </w:rPr>
      </w:pPr>
      <w:r w:rsidDel="00000000" w:rsidR="00000000" w:rsidRPr="00000000">
        <w:rPr>
          <w:rtl w:val="0"/>
        </w:rPr>
        <w:t xml:space="preserve">Their access to the file is revoked automatically</w:t>
      </w:r>
    </w:p>
    <w:p w:rsidR="00000000" w:rsidDel="00000000" w:rsidP="00000000" w:rsidRDefault="00000000" w:rsidRPr="00000000" w14:paraId="000000E6">
      <w:pPr>
        <w:numPr>
          <w:ilvl w:val="0"/>
          <w:numId w:val="4"/>
        </w:numPr>
        <w:spacing w:line="276" w:lineRule="auto"/>
        <w:ind w:left="720" w:hanging="360"/>
        <w:rPr>
          <w:u w:val="none"/>
        </w:rPr>
      </w:pPr>
      <w:r w:rsidDel="00000000" w:rsidR="00000000" w:rsidRPr="00000000">
        <w:rPr>
          <w:rtl w:val="0"/>
        </w:rPr>
        <w:t xml:space="preserve">If the recipient attempts to open the file after expiration, they will receive a generic “Access Denied” message</w:t>
      </w:r>
    </w:p>
    <w:p w:rsidR="00000000" w:rsidDel="00000000" w:rsidP="00000000" w:rsidRDefault="00000000" w:rsidRPr="00000000" w14:paraId="000000E7">
      <w:pPr>
        <w:numPr>
          <w:ilvl w:val="0"/>
          <w:numId w:val="4"/>
        </w:numPr>
        <w:spacing w:line="276" w:lineRule="auto"/>
        <w:ind w:left="720" w:hanging="360"/>
        <w:rPr>
          <w:u w:val="none"/>
        </w:rPr>
      </w:pPr>
      <w:r w:rsidDel="00000000" w:rsidR="00000000" w:rsidRPr="00000000">
        <w:rPr>
          <w:rtl w:val="0"/>
        </w:rPr>
        <w:t xml:space="preserve">At the same time, the data owner is notified that the recipient attempted to access an expired file</w:t>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t xml:space="preserve">This notification includes the file name, the user who attempted access, and a link to manage permissions. From there, the data owner has the option to reinstate access to the file by extending or reassigning the policy, if appropriate.</w:t>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t xml:space="preserve">All such events are recorded in the file-level audit log, providing full visibility into policy enforcement and attempted access behavior.</w:t>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commentRangeStart w:id="17"/>
      <w:r w:rsidDel="00000000" w:rsidR="00000000" w:rsidRPr="00000000">
        <w:rPr>
          <w:rtl w:val="0"/>
        </w:rPr>
        <w:t xml:space="preserve">What Happens when retention is changed?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pStyle w:val="Heading3"/>
        <w:spacing w:line="276" w:lineRule="auto"/>
        <w:rPr/>
      </w:pPr>
      <w:bookmarkStart w:colFirst="0" w:colLast="0" w:name="_aju4gcd4binn" w:id="35"/>
      <w:bookmarkEnd w:id="35"/>
      <w:r w:rsidDel="00000000" w:rsidR="00000000" w:rsidRPr="00000000">
        <w:rPr>
          <w:rtl w:val="0"/>
        </w:rPr>
        <w:t xml:space="preserve">Optional File Deletion</w:t>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t xml:space="preserve">Retention policies can also be configured to automatically delete the file entirely from SpecterX after a specified period. This option applies at the workspace level and removes the file for all users.</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t xml:space="preserve">There are two modes:</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numPr>
          <w:ilvl w:val="0"/>
          <w:numId w:val="13"/>
        </w:numPr>
        <w:spacing w:line="276" w:lineRule="auto"/>
        <w:ind w:left="720" w:hanging="360"/>
        <w:rPr>
          <w:u w:val="none"/>
        </w:rPr>
      </w:pPr>
      <w:r w:rsidDel="00000000" w:rsidR="00000000" w:rsidRPr="00000000">
        <w:rPr>
          <w:rtl w:val="0"/>
        </w:rPr>
        <w:t xml:space="preserve">Access Expiry Only: Recipient access is revoked after the retention period, but the file remains available to the owner and other users still within their access window.</w:t>
      </w:r>
    </w:p>
    <w:p w:rsidR="00000000" w:rsidDel="00000000" w:rsidP="00000000" w:rsidRDefault="00000000" w:rsidRPr="00000000" w14:paraId="000000F6">
      <w:pPr>
        <w:numPr>
          <w:ilvl w:val="0"/>
          <w:numId w:val="13"/>
        </w:numPr>
        <w:spacing w:line="276" w:lineRule="auto"/>
        <w:ind w:left="720" w:hanging="360"/>
        <w:rPr>
          <w:u w:val="none"/>
        </w:rPr>
      </w:pPr>
      <w:r w:rsidDel="00000000" w:rsidR="00000000" w:rsidRPr="00000000">
        <w:rPr>
          <w:rtl w:val="0"/>
        </w:rPr>
        <w:t xml:space="preserve">Access Expiry + File Deletion: Access is revoked, and the file is permanently deleted from SpecterX after the specified duration, removing it from all workspaces.</w:t>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t xml:space="preserve">This enables organizations to enforce data retention limits consistently, without requiring manual cleanup.</w:t>
      </w:r>
    </w:p>
    <w:p w:rsidR="00000000" w:rsidDel="00000000" w:rsidP="00000000" w:rsidRDefault="00000000" w:rsidRPr="00000000" w14:paraId="000000F9">
      <w:pPr>
        <w:pStyle w:val="Heading2"/>
        <w:spacing w:line="276" w:lineRule="auto"/>
        <w:rPr/>
      </w:pPr>
      <w:bookmarkStart w:colFirst="0" w:colLast="0" w:name="_pwtb80xp1uly" w:id="36"/>
      <w:bookmarkEnd w:id="36"/>
      <w:r w:rsidDel="00000000" w:rsidR="00000000" w:rsidRPr="00000000">
        <w:rPr>
          <w:rtl w:val="0"/>
        </w:rPr>
      </w:r>
    </w:p>
    <w:p w:rsidR="00000000" w:rsidDel="00000000" w:rsidP="00000000" w:rsidRDefault="00000000" w:rsidRPr="00000000" w14:paraId="000000FA">
      <w:pPr>
        <w:pStyle w:val="Heading2"/>
        <w:spacing w:line="276" w:lineRule="auto"/>
        <w:rPr/>
      </w:pPr>
      <w:bookmarkStart w:colFirst="0" w:colLast="0" w:name="_j9us4mrn9kq8" w:id="37"/>
      <w:bookmarkEnd w:id="37"/>
      <w:r w:rsidDel="00000000" w:rsidR="00000000" w:rsidRPr="00000000">
        <w:rPr>
          <w:rtl w:val="0"/>
        </w:rPr>
        <w:t xml:space="preserve">Additional Resources</w:t>
      </w:r>
    </w:p>
    <w:p w:rsidR="00000000" w:rsidDel="00000000" w:rsidP="00000000" w:rsidRDefault="00000000" w:rsidRPr="00000000" w14:paraId="000000FB">
      <w:pPr>
        <w:spacing w:line="276" w:lineRule="auto"/>
        <w:rPr>
          <w:color w:val="434343"/>
        </w:rPr>
      </w:pPr>
      <w:r w:rsidDel="00000000" w:rsidR="00000000" w:rsidRPr="00000000">
        <w:rPr>
          <w:rtl w:val="0"/>
        </w:rPr>
      </w:r>
    </w:p>
    <w:p w:rsidR="00000000" w:rsidDel="00000000" w:rsidP="00000000" w:rsidRDefault="00000000" w:rsidRPr="00000000" w14:paraId="000000FC">
      <w:pPr>
        <w:spacing w:line="276" w:lineRule="auto"/>
        <w:rPr>
          <w:color w:val="434343"/>
        </w:rPr>
      </w:pPr>
      <w:r w:rsidDel="00000000" w:rsidR="00000000" w:rsidRPr="00000000">
        <w:rPr>
          <w:color w:val="434343"/>
          <w:rtl w:val="0"/>
        </w:rPr>
        <w:t xml:space="preserve">SpecterX is continually expanding its support for advanced protections, additional file types, and new integrations to enhance security and collaboration. </w:t>
      </w:r>
    </w:p>
    <w:p w:rsidR="00000000" w:rsidDel="00000000" w:rsidP="00000000" w:rsidRDefault="00000000" w:rsidRPr="00000000" w14:paraId="000000FD">
      <w:pPr>
        <w:spacing w:line="276" w:lineRule="auto"/>
        <w:rPr>
          <w:color w:val="434343"/>
        </w:rPr>
      </w:pPr>
      <w:r w:rsidDel="00000000" w:rsidR="00000000" w:rsidRPr="00000000">
        <w:rPr>
          <w:rtl w:val="0"/>
        </w:rPr>
      </w:r>
    </w:p>
    <w:p w:rsidR="00000000" w:rsidDel="00000000" w:rsidP="00000000" w:rsidRDefault="00000000" w:rsidRPr="00000000" w14:paraId="000000FE">
      <w:pPr>
        <w:spacing w:line="276" w:lineRule="auto"/>
        <w:rPr>
          <w:color w:val="434343"/>
        </w:rPr>
      </w:pPr>
      <w:r w:rsidDel="00000000" w:rsidR="00000000" w:rsidRPr="00000000">
        <w:rPr>
          <w:color w:val="434343"/>
          <w:rtl w:val="0"/>
        </w:rPr>
        <w:t xml:space="preserve">For more information on implementing the SpecterX platform or ensuring compatibility with your data workflows, please connect with our team. </w:t>
      </w:r>
    </w:p>
    <w:p w:rsidR="00000000" w:rsidDel="00000000" w:rsidP="00000000" w:rsidRDefault="00000000" w:rsidRPr="00000000" w14:paraId="000000FF">
      <w:pPr>
        <w:pStyle w:val="Heading2"/>
        <w:spacing w:line="276" w:lineRule="auto"/>
        <w:rPr/>
      </w:pPr>
      <w:bookmarkStart w:colFirst="0" w:colLast="0" w:name="_mdh2unj6ooyo" w:id="38"/>
      <w:bookmarkEnd w:id="38"/>
      <w:commentRangeStart w:id="18"/>
      <w:commentRangeStart w:id="19"/>
      <w:r w:rsidDel="00000000" w:rsidR="00000000" w:rsidRPr="00000000">
        <w:rPr>
          <w:rtl w:val="0"/>
        </w:rPr>
        <w:t xml:space="preserve">Frequently Asked Questions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00">
      <w:pPr>
        <w:spacing w:line="276" w:lineRule="auto"/>
        <w:rPr>
          <w:color w:val="434343"/>
        </w:rPr>
      </w:pPr>
      <w:r w:rsidDel="00000000" w:rsidR="00000000" w:rsidRPr="00000000">
        <w:rPr>
          <w:rtl w:val="0"/>
        </w:rPr>
      </w:r>
    </w:p>
    <w:p w:rsidR="00000000" w:rsidDel="00000000" w:rsidP="00000000" w:rsidRDefault="00000000" w:rsidRPr="00000000" w14:paraId="00000101">
      <w:pPr>
        <w:pStyle w:val="Heading3"/>
        <w:spacing w:after="80" w:before="280" w:line="276" w:lineRule="auto"/>
        <w:rPr>
          <w:rFonts w:ascii="Roboto" w:cs="Roboto" w:eastAsia="Roboto" w:hAnsi="Roboto"/>
          <w:color w:val="434343"/>
          <w:sz w:val="26"/>
          <w:szCs w:val="26"/>
        </w:rPr>
      </w:pPr>
      <w:bookmarkStart w:colFirst="0" w:colLast="0" w:name="_2t4z47vfjazb" w:id="39"/>
      <w:bookmarkEnd w:id="39"/>
      <w:r w:rsidDel="00000000" w:rsidR="00000000" w:rsidRPr="00000000">
        <w:rPr>
          <w:rFonts w:ascii="Roboto" w:cs="Roboto" w:eastAsia="Roboto" w:hAnsi="Roboto"/>
          <w:color w:val="434343"/>
          <w:sz w:val="26"/>
          <w:szCs w:val="26"/>
          <w:rtl w:val="0"/>
        </w:rPr>
        <w:t xml:space="preserve">Q: Protected files aren’t opening for me. What should I do?</w:t>
      </w:r>
    </w:p>
    <w:p w:rsidR="00000000" w:rsidDel="00000000" w:rsidP="00000000" w:rsidRDefault="00000000" w:rsidRPr="00000000" w14:paraId="00000102">
      <w:pPr>
        <w:spacing w:after="240" w:before="240" w:line="276" w:lineRule="auto"/>
        <w:rPr>
          <w:color w:val="434343"/>
        </w:rPr>
      </w:pPr>
      <w:r w:rsidDel="00000000" w:rsidR="00000000" w:rsidRPr="00000000">
        <w:rPr>
          <w:color w:val="434343"/>
          <w:rtl w:val="0"/>
        </w:rPr>
        <w:t xml:space="preserve">If you’re having trouble opening a SpecterX-protected file, here are the most common reasons and how to resolve them:</w:t>
      </w:r>
    </w:p>
    <w:p w:rsidR="00000000" w:rsidDel="00000000" w:rsidP="00000000" w:rsidRDefault="00000000" w:rsidRPr="00000000" w14:paraId="00000103">
      <w:pPr>
        <w:keepNext w:val="0"/>
        <w:keepLines w:val="0"/>
        <w:spacing w:after="40" w:before="240" w:line="276" w:lineRule="auto"/>
        <w:rPr>
          <w:b w:val="1"/>
          <w:bCs w:val="1"/>
        </w:rPr>
      </w:pPr>
      <w:r w:rsidDel="00000000" w:rsidR="00000000" w:rsidRPr="00000000">
        <w:rPr>
          <w:b w:val="1"/>
          <w:bCs w:val="1"/>
          <w:rtl w:val="0"/>
        </w:rPr>
        <w:t xml:space="preserve">1. Your </w:t>
      </w:r>
      <w:commentRangeStart w:id="20"/>
      <w:r w:rsidDel="00000000" w:rsidR="00000000" w:rsidRPr="00000000">
        <w:rPr>
          <w:b w:val="1"/>
          <w:bCs w:val="1"/>
          <w:rtl w:val="0"/>
        </w:rPr>
        <w:t xml:space="preserve">Microsoft or Google account</w:t>
      </w:r>
      <w:commentRangeEnd w:id="20"/>
      <w:r w:rsidDel="00000000" w:rsidR="00000000" w:rsidRPr="00000000">
        <w:commentReference w:id="20"/>
      </w:r>
      <w:r w:rsidDel="00000000" w:rsidR="00000000" w:rsidRPr="00000000">
        <w:rPr>
          <w:b w:val="1"/>
          <w:bCs w:val="1"/>
          <w:rtl w:val="0"/>
        </w:rPr>
        <w:t xml:space="preserve"> doesn’t match the email the file was shared with</w:t>
      </w:r>
    </w:p>
    <w:p w:rsidR="00000000" w:rsidDel="00000000" w:rsidP="00000000" w:rsidRDefault="00000000" w:rsidRPr="00000000" w14:paraId="00000104">
      <w:pPr>
        <w:spacing w:after="240" w:before="240" w:line="276" w:lineRule="auto"/>
        <w:rPr>
          <w:color w:val="434343"/>
        </w:rPr>
      </w:pPr>
      <w:r w:rsidDel="00000000" w:rsidR="00000000" w:rsidRPr="00000000">
        <w:rPr>
          <w:color w:val="434343"/>
          <w:rtl w:val="0"/>
        </w:rPr>
        <w:t xml:space="preserve">SpecterX enforces identity-based access. You must be signed into the </w:t>
      </w:r>
      <w:r w:rsidDel="00000000" w:rsidR="00000000" w:rsidRPr="00000000">
        <w:rPr>
          <w:b w:val="1"/>
          <w:bCs w:val="1"/>
          <w:color w:val="434343"/>
          <w:rtl w:val="0"/>
        </w:rPr>
        <w:t xml:space="preserve">same </w:t>
      </w:r>
      <w:del w:author="Shahar Band" w:id="3" w:date="2025-10-14T22:28:54Z">
        <w:r w:rsidDel="00000000" w:rsidR="00000000" w:rsidRPr="00000000">
          <w:rPr>
            <w:b w:val="1"/>
            <w:bCs w:val="1"/>
            <w:color w:val="434343"/>
            <w:rtl w:val="0"/>
          </w:rPr>
          <w:delText xml:space="preserve">Google or Microsoft </w:delText>
        </w:r>
      </w:del>
      <w:r w:rsidDel="00000000" w:rsidR="00000000" w:rsidRPr="00000000">
        <w:rPr>
          <w:b w:val="1"/>
          <w:bCs w:val="1"/>
          <w:color w:val="434343"/>
          <w:rtl w:val="0"/>
        </w:rPr>
        <w:t xml:space="preserve">account</w:t>
      </w:r>
      <w:r w:rsidDel="00000000" w:rsidR="00000000" w:rsidRPr="00000000">
        <w:rPr>
          <w:color w:val="434343"/>
          <w:rtl w:val="0"/>
        </w:rPr>
        <w:t xml:space="preserve"> that the file was originally shared with.</w:t>
        <w:br w:type="textWrapping"/>
      </w:r>
      <w:del w:author="Shahar Band" w:id="4" w:date="2025-10-14T22:28:59Z">
        <w:r w:rsidDel="00000000" w:rsidR="00000000" w:rsidRPr="00000000">
          <w:rPr>
            <w:color w:val="434343"/>
            <w:rtl w:val="0"/>
          </w:rPr>
          <w:delText xml:space="preserve"> </w:delText>
        </w:r>
      </w:del>
      <w:commentRangeStart w:id="21"/>
      <w:r w:rsidDel="00000000" w:rsidR="00000000" w:rsidRPr="00000000">
        <w:rPr>
          <w:color w:val="434343"/>
          <w:rtl w:val="0"/>
        </w:rPr>
        <w:t xml:space="preserve">If the file was shared with </w:t>
      </w:r>
      <w:r w:rsidDel="00000000" w:rsidR="00000000" w:rsidRPr="00000000">
        <w:rPr>
          <w:rFonts w:ascii="Roboto Mono" w:cs="Roboto Mono" w:eastAsia="Roboto Mono" w:hAnsi="Roboto Mono"/>
          <w:color w:val="188038"/>
          <w:rtl w:val="0"/>
        </w:rPr>
        <w:t xml:space="preserve">personal.email@gmail.com</w:t>
      </w:r>
      <w:r w:rsidDel="00000000" w:rsidR="00000000" w:rsidRPr="00000000">
        <w:rPr>
          <w:color w:val="434343"/>
          <w:rtl w:val="0"/>
        </w:rPr>
        <w:t xml:space="preserve">, but you’re logged in with your work Microsoft account, you’ll be denied access.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05">
      <w:pPr>
        <w:spacing w:after="240" w:before="240" w:line="276" w:lineRule="auto"/>
        <w:rPr>
          <w:color w:val="434343"/>
        </w:rPr>
      </w:pPr>
      <w:r w:rsidDel="00000000" w:rsidR="00000000" w:rsidRPr="00000000">
        <w:rPr>
          <w:color w:val="434343"/>
          <w:rtl w:val="0"/>
        </w:rPr>
        <w:t xml:space="preserve">Make sure you're logged into the correct account in your Office app, browser, or SpecterX WebViewer.</w:t>
      </w:r>
    </w:p>
    <w:p w:rsidR="00000000" w:rsidDel="00000000" w:rsidP="00000000" w:rsidRDefault="00000000" w:rsidRPr="00000000" w14:paraId="00000106">
      <w:pPr>
        <w:spacing w:line="276"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spacing w:after="40" w:before="240" w:line="276" w:lineRule="auto"/>
        <w:rPr>
          <w:b w:val="1"/>
          <w:bCs w:val="1"/>
        </w:rPr>
      </w:pPr>
      <w:commentRangeStart w:id="22"/>
      <w:r w:rsidDel="00000000" w:rsidR="00000000" w:rsidRPr="00000000">
        <w:rPr>
          <w:b w:val="1"/>
          <w:bCs w:val="1"/>
          <w:rtl w:val="0"/>
        </w:rPr>
        <w:t xml:space="preserve">2. You haven’t completed the initial authentication step</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08">
      <w:pPr>
        <w:spacing w:after="240" w:before="240" w:line="276" w:lineRule="auto"/>
        <w:rPr>
          <w:color w:val="434343"/>
        </w:rPr>
      </w:pPr>
      <w:r w:rsidDel="00000000" w:rsidR="00000000" w:rsidRPr="00000000">
        <w:rPr>
          <w:color w:val="434343"/>
          <w:rtl w:val="0"/>
        </w:rPr>
        <w:t xml:space="preserve">For first-time access, SpecterX may require </w:t>
      </w:r>
      <w:r w:rsidDel="00000000" w:rsidR="00000000" w:rsidRPr="00000000">
        <w:rPr>
          <w:b w:val="1"/>
          <w:bCs w:val="1"/>
          <w:color w:val="434343"/>
          <w:rtl w:val="0"/>
        </w:rPr>
        <w:t xml:space="preserve">multi-factor authentication (MFA)</w:t>
      </w:r>
      <w:r w:rsidDel="00000000" w:rsidR="00000000" w:rsidRPr="00000000">
        <w:rPr>
          <w:color w:val="434343"/>
          <w:rtl w:val="0"/>
        </w:rPr>
        <w:t xml:space="preserve"> via:</w:t>
      </w:r>
    </w:p>
    <w:p w:rsidR="00000000" w:rsidDel="00000000" w:rsidP="00000000" w:rsidRDefault="00000000" w:rsidRPr="00000000" w14:paraId="00000109">
      <w:pPr>
        <w:numPr>
          <w:ilvl w:val="0"/>
          <w:numId w:val="18"/>
        </w:numPr>
        <w:spacing w:after="0" w:afterAutospacing="0" w:before="240" w:line="276" w:lineRule="auto"/>
        <w:ind w:left="720" w:hanging="360"/>
        <w:rPr>
          <w:color w:val="434343"/>
        </w:rPr>
      </w:pPr>
      <w:r w:rsidDel="00000000" w:rsidR="00000000" w:rsidRPr="00000000">
        <w:rPr>
          <w:color w:val="434343"/>
          <w:rtl w:val="0"/>
        </w:rPr>
        <w:t xml:space="preserve">One-Time Passcode (OTP) sent to email or SMS</w:t>
        <w:br w:type="textWrapping"/>
      </w:r>
    </w:p>
    <w:p w:rsidR="00000000" w:rsidDel="00000000" w:rsidP="00000000" w:rsidRDefault="00000000" w:rsidRPr="00000000" w14:paraId="0000010A">
      <w:pPr>
        <w:numPr>
          <w:ilvl w:val="0"/>
          <w:numId w:val="18"/>
        </w:numPr>
        <w:spacing w:after="240" w:before="0" w:beforeAutospacing="0" w:line="276" w:lineRule="auto"/>
        <w:ind w:left="720" w:hanging="360"/>
        <w:rPr>
          <w:color w:val="434343"/>
        </w:rPr>
      </w:pPr>
      <w:r w:rsidDel="00000000" w:rsidR="00000000" w:rsidRPr="00000000">
        <w:rPr>
          <w:color w:val="434343"/>
          <w:rtl w:val="0"/>
        </w:rPr>
        <w:t xml:space="preserve">Phone number challenge</w:t>
        <w:br w:type="textWrapping"/>
      </w:r>
    </w:p>
    <w:p w:rsidR="00000000" w:rsidDel="00000000" w:rsidP="00000000" w:rsidRDefault="00000000" w:rsidRPr="00000000" w14:paraId="0000010B">
      <w:pPr>
        <w:spacing w:after="240" w:before="240" w:line="276" w:lineRule="auto"/>
        <w:rPr>
          <w:color w:val="434343"/>
        </w:rPr>
      </w:pPr>
      <w:r w:rsidDel="00000000" w:rsidR="00000000" w:rsidRPr="00000000">
        <w:rPr>
          <w:color w:val="434343"/>
          <w:rtl w:val="0"/>
        </w:rPr>
        <w:t xml:space="preserve">If this step was skipped or interrupted, access will fail. Try reopening the link in a supported browser or ensure your device can receive OTPs.</w:t>
      </w:r>
    </w:p>
    <w:p w:rsidR="00000000" w:rsidDel="00000000" w:rsidP="00000000" w:rsidRDefault="00000000" w:rsidRPr="00000000" w14:paraId="0000010C">
      <w:pPr>
        <w:spacing w:line="276"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spacing w:after="40" w:before="240" w:line="276" w:lineRule="auto"/>
        <w:rPr>
          <w:b w:val="1"/>
          <w:bCs w:val="1"/>
        </w:rPr>
      </w:pPr>
      <w:commentRangeStart w:id="23"/>
      <w:r w:rsidDel="00000000" w:rsidR="00000000" w:rsidRPr="00000000">
        <w:rPr>
          <w:b w:val="1"/>
          <w:bCs w:val="1"/>
          <w:rtl w:val="0"/>
        </w:rPr>
        <w:t xml:space="preserve">3. You’re using an unsupported app or environment</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0E">
      <w:pPr>
        <w:spacing w:after="240" w:before="240" w:line="276" w:lineRule="auto"/>
        <w:rPr>
          <w:color w:val="434343"/>
        </w:rPr>
      </w:pPr>
      <w:r w:rsidDel="00000000" w:rsidR="00000000" w:rsidRPr="00000000">
        <w:rPr>
          <w:color w:val="434343"/>
          <w:rtl w:val="0"/>
        </w:rPr>
        <w:t xml:space="preserve">SpecterX-protected files can only be opened in supported applications. Make sure you're using one of the following:</w:t>
      </w:r>
    </w:p>
    <w:p w:rsidR="00000000" w:rsidDel="00000000" w:rsidP="00000000" w:rsidRDefault="00000000" w:rsidRPr="00000000" w14:paraId="0000010F">
      <w:pPr>
        <w:numPr>
          <w:ilvl w:val="0"/>
          <w:numId w:val="9"/>
        </w:numPr>
        <w:spacing w:after="0" w:afterAutospacing="0" w:before="240" w:line="276" w:lineRule="auto"/>
        <w:ind w:left="720" w:hanging="360"/>
        <w:rPr>
          <w:color w:val="434343"/>
        </w:rPr>
      </w:pPr>
      <w:r w:rsidDel="00000000" w:rsidR="00000000" w:rsidRPr="00000000">
        <w:rPr>
          <w:b w:val="1"/>
          <w:bCs w:val="1"/>
          <w:color w:val="434343"/>
          <w:rtl w:val="0"/>
        </w:rPr>
        <w:t xml:space="preserve">Microsoft Office (2013 or later)</w:t>
      </w:r>
      <w:r w:rsidDel="00000000" w:rsidR="00000000" w:rsidRPr="00000000">
        <w:rPr>
          <w:color w:val="434343"/>
          <w:rtl w:val="0"/>
        </w:rPr>
        <w:t xml:space="preserve"> – desktop apps only</w:t>
        <w:br w:type="textWrapping"/>
      </w:r>
    </w:p>
    <w:p w:rsidR="00000000" w:rsidDel="00000000" w:rsidP="00000000" w:rsidRDefault="00000000" w:rsidRPr="00000000" w14:paraId="00000110">
      <w:pPr>
        <w:numPr>
          <w:ilvl w:val="0"/>
          <w:numId w:val="9"/>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Adobe Reader DC</w:t>
      </w:r>
      <w:r w:rsidDel="00000000" w:rsidR="00000000" w:rsidRPr="00000000">
        <w:rPr>
          <w:color w:val="434343"/>
          <w:rtl w:val="0"/>
        </w:rPr>
        <w:t xml:space="preserve"> (2019.021.20047 or later)</w:t>
        <w:br w:type="textWrapping"/>
      </w:r>
    </w:p>
    <w:p w:rsidR="00000000" w:rsidDel="00000000" w:rsidP="00000000" w:rsidRDefault="00000000" w:rsidRPr="00000000" w14:paraId="00000111">
      <w:pPr>
        <w:numPr>
          <w:ilvl w:val="0"/>
          <w:numId w:val="9"/>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Microsoft Edge</w:t>
      </w:r>
      <w:r w:rsidDel="00000000" w:rsidR="00000000" w:rsidRPr="00000000">
        <w:rPr>
          <w:color w:val="434343"/>
          <w:rtl w:val="0"/>
        </w:rPr>
        <w:t xml:space="preserve"> (for viewing protected PDFs)</w:t>
        <w:br w:type="textWrapping"/>
      </w:r>
    </w:p>
    <w:p w:rsidR="00000000" w:rsidDel="00000000" w:rsidP="00000000" w:rsidRDefault="00000000" w:rsidRPr="00000000" w14:paraId="00000112">
      <w:pPr>
        <w:numPr>
          <w:ilvl w:val="0"/>
          <w:numId w:val="9"/>
        </w:numPr>
        <w:spacing w:after="0" w:afterAutospacing="0" w:before="0" w:beforeAutospacing="0" w:line="276" w:lineRule="auto"/>
        <w:ind w:left="720" w:hanging="360"/>
        <w:rPr>
          <w:color w:val="434343"/>
        </w:rPr>
      </w:pPr>
      <w:r w:rsidDel="00000000" w:rsidR="00000000" w:rsidRPr="00000000">
        <w:rPr>
          <w:b w:val="1"/>
          <w:bCs w:val="1"/>
          <w:color w:val="434343"/>
          <w:rtl w:val="0"/>
        </w:rPr>
        <w:t xml:space="preserve">SpecterX WebViewer</w:t>
      </w:r>
    </w:p>
    <w:p w:rsidR="00000000" w:rsidDel="00000000" w:rsidP="00000000" w:rsidRDefault="00000000" w:rsidRPr="00000000" w14:paraId="00000113">
      <w:pPr>
        <w:numPr>
          <w:ilvl w:val="0"/>
          <w:numId w:val="9"/>
        </w:numPr>
        <w:spacing w:after="240" w:before="0" w:beforeAutospacing="0" w:line="276" w:lineRule="auto"/>
        <w:ind w:left="720" w:hanging="360"/>
        <w:rPr>
          <w:b w:val="1"/>
          <w:bCs w:val="1"/>
          <w:color w:val="434343"/>
          <w:u w:val="none"/>
        </w:rPr>
      </w:pPr>
      <w:r w:rsidDel="00000000" w:rsidR="00000000" w:rsidRPr="00000000">
        <w:rPr>
          <w:b w:val="1"/>
          <w:bCs w:val="1"/>
          <w:color w:val="434343"/>
          <w:rtl w:val="0"/>
        </w:rPr>
        <w:t xml:space="preserve">Google Drive (can I upload protected files to google drive to open them?)</w:t>
      </w:r>
    </w:p>
    <w:p w:rsidR="00000000" w:rsidDel="00000000" w:rsidP="00000000" w:rsidRDefault="00000000" w:rsidRPr="00000000" w14:paraId="00000114">
      <w:pPr>
        <w:spacing w:after="240" w:before="240" w:line="276" w:lineRule="auto"/>
        <w:ind w:left="0" w:firstLine="0"/>
        <w:rPr>
          <w:color w:val="434343"/>
        </w:rPr>
      </w:pPr>
      <w:r w:rsidDel="00000000" w:rsidR="00000000" w:rsidRPr="00000000">
        <w:rPr>
          <w:b w:val="1"/>
          <w:bCs w:val="1"/>
          <w:color w:val="434343"/>
          <w:rtl w:val="0"/>
        </w:rPr>
        <w:br w:type="textWrapping"/>
      </w:r>
      <w:r w:rsidDel="00000000" w:rsidR="00000000" w:rsidRPr="00000000">
        <w:rPr>
          <w:rtl w:val="0"/>
        </w:rPr>
      </w:r>
    </w:p>
    <w:p w:rsidR="00000000" w:rsidDel="00000000" w:rsidP="00000000" w:rsidRDefault="00000000" w:rsidRPr="00000000" w14:paraId="00000115">
      <w:pPr>
        <w:spacing w:line="276"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spacing w:after="40" w:before="240" w:line="276" w:lineRule="auto"/>
        <w:rPr>
          <w:b w:val="1"/>
          <w:bCs w:val="1"/>
        </w:rPr>
      </w:pPr>
      <w:r w:rsidDel="00000000" w:rsidR="00000000" w:rsidRPr="00000000">
        <w:rPr>
          <w:b w:val="1"/>
          <w:bCs w:val="1"/>
          <w:rtl w:val="0"/>
        </w:rPr>
        <w:t xml:space="preserve">4. You're using Microsoft 365 Apps Version 2502 (SAEC)</w:t>
      </w:r>
    </w:p>
    <w:p w:rsidR="00000000" w:rsidDel="00000000" w:rsidP="00000000" w:rsidRDefault="00000000" w:rsidRPr="00000000" w14:paraId="00000117">
      <w:pPr>
        <w:spacing w:after="240" w:before="240" w:line="276" w:lineRule="auto"/>
        <w:rPr>
          <w:b w:val="1"/>
          <w:bCs w:val="1"/>
          <w:color w:val="434343"/>
        </w:rPr>
      </w:pPr>
      <w:r w:rsidDel="00000000" w:rsidR="00000000" w:rsidRPr="00000000">
        <w:rPr>
          <w:b w:val="1"/>
          <w:bCs w:val="1"/>
          <w:color w:val="434343"/>
          <w:rtl w:val="0"/>
        </w:rPr>
        <w:t xml:space="preserve">Applies to:</w:t>
        <w:br w:type="textWrapping"/>
      </w:r>
      <w:r w:rsidDel="00000000" w:rsidR="00000000" w:rsidRPr="00000000">
        <w:rPr>
          <w:color w:val="434343"/>
          <w:rtl w:val="0"/>
        </w:rPr>
        <w:t xml:space="preserve">Protected Office files</w:t>
        <w:br w:type="textWrapping"/>
        <w:t xml:space="preserve">Microsoft 365 Apps Version 2502</w:t>
        <w:br w:type="textWrapping"/>
      </w:r>
      <w:r w:rsidDel="00000000" w:rsidR="00000000" w:rsidRPr="00000000">
        <w:rPr>
          <w:b w:val="1"/>
          <w:bCs w:val="1"/>
          <w:color w:val="434343"/>
          <w:rtl w:val="0"/>
        </w:rPr>
        <w:t xml:space="preserve">Semi-Annual Enterprise Channel (SAEC)</w:t>
      </w:r>
    </w:p>
    <w:p w:rsidR="00000000" w:rsidDel="00000000" w:rsidP="00000000" w:rsidRDefault="00000000" w:rsidRPr="00000000" w14:paraId="00000118">
      <w:pPr>
        <w:spacing w:after="240" w:before="240" w:line="276" w:lineRule="auto"/>
        <w:rPr>
          <w:color w:val="434343"/>
        </w:rPr>
      </w:pPr>
      <w:r w:rsidDel="00000000" w:rsidR="00000000" w:rsidRPr="00000000">
        <w:rPr>
          <w:color w:val="434343"/>
          <w:rtl w:val="0"/>
        </w:rPr>
        <w:t xml:space="preserve">Protected files may </w:t>
      </w:r>
      <w:r w:rsidDel="00000000" w:rsidR="00000000" w:rsidRPr="00000000">
        <w:rPr>
          <w:b w:val="1"/>
          <w:bCs w:val="1"/>
          <w:color w:val="434343"/>
          <w:rtl w:val="0"/>
        </w:rPr>
        <w:t xml:space="preserve">fail to open</w:t>
      </w:r>
      <w:r w:rsidDel="00000000" w:rsidR="00000000" w:rsidRPr="00000000">
        <w:rPr>
          <w:color w:val="434343"/>
          <w:rtl w:val="0"/>
        </w:rPr>
        <w:t xml:space="preserve"> on Microsoft 365 Apps Version 2502. Microsoft has confirmed that the </w:t>
      </w:r>
      <w:r w:rsidDel="00000000" w:rsidR="00000000" w:rsidRPr="00000000">
        <w:rPr>
          <w:b w:val="1"/>
          <w:bCs w:val="1"/>
          <w:color w:val="434343"/>
          <w:rtl w:val="0"/>
        </w:rPr>
        <w:t xml:space="preserve">fix has not yet been deployed</w:t>
      </w:r>
      <w:r w:rsidDel="00000000" w:rsidR="00000000" w:rsidRPr="00000000">
        <w:rPr>
          <w:color w:val="434343"/>
          <w:rtl w:val="0"/>
        </w:rPr>
        <w:t xml:space="preserve"> to this channel.</w:t>
        <w:br w:type="textWrapping"/>
        <w:t xml:space="preserve">The issue does </w:t>
      </w:r>
      <w:r w:rsidDel="00000000" w:rsidR="00000000" w:rsidRPr="00000000">
        <w:rPr>
          <w:b w:val="1"/>
          <w:bCs w:val="1"/>
          <w:color w:val="434343"/>
          <w:rtl w:val="0"/>
        </w:rPr>
        <w:t xml:space="preserve">not affect</w:t>
      </w:r>
      <w:r w:rsidDel="00000000" w:rsidR="00000000" w:rsidRPr="00000000">
        <w:rPr>
          <w:color w:val="434343"/>
          <w:rtl w:val="0"/>
        </w:rPr>
        <w:t xml:space="preserve"> users on the </w:t>
      </w:r>
      <w:r w:rsidDel="00000000" w:rsidR="00000000" w:rsidRPr="00000000">
        <w:rPr>
          <w:b w:val="1"/>
          <w:bCs w:val="1"/>
          <w:color w:val="434343"/>
          <w:rtl w:val="0"/>
        </w:rPr>
        <w:t xml:space="preserve">Monthly Enterprise Channel</w:t>
      </w:r>
      <w:r w:rsidDel="00000000" w:rsidR="00000000" w:rsidRPr="00000000">
        <w:rPr>
          <w:color w:val="434343"/>
          <w:rtl w:val="0"/>
        </w:rPr>
        <w:t xml:space="preserve"> or newer versions.</w:t>
      </w:r>
    </w:p>
    <w:p w:rsidR="00000000" w:rsidDel="00000000" w:rsidP="00000000" w:rsidRDefault="00000000" w:rsidRPr="00000000" w14:paraId="00000119">
      <w:pPr>
        <w:spacing w:after="240" w:before="240" w:line="276" w:lineRule="auto"/>
        <w:rPr>
          <w:color w:val="434343"/>
        </w:rPr>
      </w:pPr>
      <w:r w:rsidDel="00000000" w:rsidR="00000000" w:rsidRPr="00000000">
        <w:rPr>
          <w:b w:val="1"/>
          <w:bCs w:val="1"/>
          <w:color w:val="434343"/>
          <w:rtl w:val="0"/>
        </w:rPr>
        <w:t xml:space="preserve">What to do:</w:t>
        <w:br w:type="textWrapping"/>
      </w:r>
      <w:r w:rsidDel="00000000" w:rsidR="00000000" w:rsidRPr="00000000">
        <w:rPr>
          <w:color w:val="434343"/>
          <w:rtl w:val="0"/>
        </w:rPr>
        <w:t xml:space="preserve">Ask your IT admin to </w:t>
      </w:r>
      <w:commentRangeStart w:id="24"/>
      <w:r w:rsidDel="00000000" w:rsidR="00000000" w:rsidRPr="00000000">
        <w:rPr>
          <w:color w:val="434343"/>
          <w:rtl w:val="0"/>
        </w:rPr>
        <w:t xml:space="preserve">move</w:t>
      </w:r>
      <w:commentRangeEnd w:id="24"/>
      <w:r w:rsidDel="00000000" w:rsidR="00000000" w:rsidRPr="00000000">
        <w:commentReference w:id="24"/>
      </w:r>
      <w:r w:rsidDel="00000000" w:rsidR="00000000" w:rsidRPr="00000000">
        <w:rPr>
          <w:color w:val="434343"/>
          <w:rtl w:val="0"/>
        </w:rPr>
        <w:t xml:space="preserve"> your device to the </w:t>
      </w:r>
      <w:r w:rsidDel="00000000" w:rsidR="00000000" w:rsidRPr="00000000">
        <w:rPr>
          <w:b w:val="1"/>
          <w:bCs w:val="1"/>
          <w:color w:val="434343"/>
          <w:rtl w:val="0"/>
        </w:rPr>
        <w:t xml:space="preserve">Monthly Enterprise Channel (MEC)</w:t>
      </w:r>
      <w:r w:rsidDel="00000000" w:rsidR="00000000" w:rsidRPr="00000000">
        <w:rPr>
          <w:color w:val="434343"/>
          <w:rtl w:val="0"/>
        </w:rPr>
        <w:t xml:space="preserve"> or </w:t>
      </w:r>
      <w:r w:rsidDel="00000000" w:rsidR="00000000" w:rsidRPr="00000000">
        <w:rPr>
          <w:b w:val="1"/>
          <w:bCs w:val="1"/>
          <w:color w:val="434343"/>
          <w:rtl w:val="0"/>
        </w:rPr>
        <w:t xml:space="preserve">Current Channel</w:t>
      </w:r>
      <w:r w:rsidDel="00000000" w:rsidR="00000000" w:rsidRPr="00000000">
        <w:rPr>
          <w:color w:val="434343"/>
          <w:rtl w:val="0"/>
        </w:rPr>
        <w:t xml:space="preserve"> until the fix becomes available for SAEC.</w:t>
      </w:r>
    </w:p>
    <w:p w:rsidR="00000000" w:rsidDel="00000000" w:rsidP="00000000" w:rsidRDefault="00000000" w:rsidRPr="00000000" w14:paraId="0000011A">
      <w:pPr>
        <w:spacing w:after="240" w:before="240" w:line="276" w:lineRule="auto"/>
        <w:ind w:left="600" w:right="600" w:firstLine="0"/>
        <w:rPr>
          <w:color w:val="434343"/>
        </w:rPr>
      </w:pPr>
      <w:commentRangeStart w:id="25"/>
      <w:r w:rsidDel="00000000" w:rsidR="00000000" w:rsidRPr="00000000">
        <w:rPr>
          <w:color w:val="434343"/>
          <w:rtl w:val="0"/>
        </w:rPr>
        <w:t xml:space="preserve">“The fix for this issue has not yet been deployed to the Semi-Annual Enterprise Channel… We recommend switching to the Monthly Enterprise Channel for a more stable and timely update experience.” – Microsoft Support</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1B">
      <w:pPr>
        <w:spacing w:after="240" w:before="240" w:line="276" w:lineRule="auto"/>
        <w:rPr>
          <w:color w:val="434343"/>
        </w:rPr>
      </w:pPr>
      <w:r w:rsidDel="00000000" w:rsidR="00000000" w:rsidRPr="00000000">
        <w:rPr>
          <w:color w:val="434343"/>
          <w:rtl w:val="0"/>
        </w:rPr>
        <w:t xml:space="preserve">We’ll update this guidance when Microsoft publishes official documentation or pushes the fix to SAEC.</w:t>
      </w:r>
    </w:p>
    <w:p w:rsidR="00000000" w:rsidDel="00000000" w:rsidP="00000000" w:rsidRDefault="00000000" w:rsidRPr="00000000" w14:paraId="0000011C">
      <w:pPr>
        <w:spacing w:line="276" w:lineRule="auto"/>
        <w:rPr>
          <w:color w:val="434343"/>
        </w:rPr>
      </w:pPr>
      <w:r w:rsidDel="00000000" w:rsidR="00000000" w:rsidRPr="00000000">
        <w:rPr>
          <w:rtl w:val="0"/>
        </w:rPr>
      </w:r>
    </w:p>
    <w:p w:rsidR="00000000" w:rsidDel="00000000" w:rsidP="00000000" w:rsidRDefault="00000000" w:rsidRPr="00000000" w14:paraId="0000011D">
      <w:pPr>
        <w:spacing w:line="276" w:lineRule="auto"/>
        <w:rPr>
          <w:color w:val="434343"/>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3"/>
        <w:spacing w:after="80" w:before="280" w:lineRule="auto"/>
        <w:rPr>
          <w:rFonts w:ascii="Roboto" w:cs="Roboto" w:eastAsia="Roboto" w:hAnsi="Roboto"/>
          <w:color w:val="2d2d2d"/>
          <w:sz w:val="26"/>
          <w:szCs w:val="26"/>
        </w:rPr>
      </w:pPr>
      <w:bookmarkStart w:colFirst="0" w:colLast="0" w:name="_o8lenoyex7pv" w:id="40"/>
      <w:bookmarkEnd w:id="40"/>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3"/>
        <w:spacing w:after="80" w:before="280" w:lineRule="auto"/>
        <w:rPr>
          <w:rFonts w:ascii="Roboto" w:cs="Roboto" w:eastAsia="Roboto" w:hAnsi="Roboto"/>
          <w:color w:val="2d2d2d"/>
          <w:sz w:val="26"/>
          <w:szCs w:val="26"/>
        </w:rPr>
      </w:pPr>
      <w:bookmarkStart w:colFirst="0" w:colLast="0" w:name="_pqodmxkzf96j" w:id="41"/>
      <w:bookmarkEnd w:id="41"/>
      <w:commentRangeStart w:id="26"/>
      <w:r w:rsidDel="00000000" w:rsidR="00000000" w:rsidRPr="00000000">
        <w:rPr>
          <w:rFonts w:ascii="Roboto" w:cs="Roboto" w:eastAsia="Roboto" w:hAnsi="Roboto"/>
          <w:color w:val="2d2d2d"/>
          <w:sz w:val="26"/>
          <w:szCs w:val="26"/>
          <w:rtl w:val="0"/>
        </w:rPr>
        <w:t xml:space="preserve">Q: Can recipients save protected files to their own Google Drive or SharePoint instance?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Yes</w:t>
      </w:r>
      <w:r w:rsidDel="00000000" w:rsidR="00000000" w:rsidRPr="00000000">
        <w:rPr>
          <w:rtl w:val="0"/>
        </w:rPr>
        <w:t xml:space="preserve">, recipients can save SpecterX-protected files to their own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OneDrive</w:t>
      </w:r>
      <w:r w:rsidDel="00000000" w:rsidR="00000000" w:rsidRPr="00000000">
        <w:rPr>
          <w:rtl w:val="0"/>
        </w:rPr>
        <w:t xml:space="preserve">, or </w:t>
      </w:r>
      <w:r w:rsidDel="00000000" w:rsidR="00000000" w:rsidRPr="00000000">
        <w:rPr>
          <w:b w:val="1"/>
          <w:bCs w:val="1"/>
          <w:rtl w:val="0"/>
        </w:rPr>
        <w:t xml:space="preserve">SharePoint</w:t>
      </w:r>
      <w:r w:rsidDel="00000000" w:rsidR="00000000" w:rsidRPr="00000000">
        <w:rPr>
          <w:rtl w:val="0"/>
        </w:rPr>
        <w:t xml:space="preserve"> environments — but the protection stays with the file.</w:t>
      </w:r>
    </w:p>
    <w:p w:rsidR="00000000" w:rsidDel="00000000" w:rsidP="00000000" w:rsidRDefault="00000000" w:rsidRPr="00000000" w14:paraId="00000122">
      <w:pPr>
        <w:spacing w:after="240" w:before="240" w:lineRule="auto"/>
        <w:rPr/>
      </w:pPr>
      <w:r w:rsidDel="00000000" w:rsidR="00000000" w:rsidRPr="00000000">
        <w:rPr>
          <w:rtl w:val="0"/>
        </w:rPr>
        <w:t xml:space="preserve">Even after saving the file to a personal or organizational storage location, SpecterX lifecycle protection remains fully enforced, including:</w:t>
      </w:r>
    </w:p>
    <w:p w:rsidR="00000000" w:rsidDel="00000000" w:rsidP="00000000" w:rsidRDefault="00000000" w:rsidRPr="00000000" w14:paraId="00000123">
      <w:pPr>
        <w:numPr>
          <w:ilvl w:val="0"/>
          <w:numId w:val="6"/>
        </w:numPr>
        <w:spacing w:after="0" w:afterAutospacing="0" w:before="240" w:lineRule="auto"/>
        <w:ind w:left="720" w:hanging="360"/>
      </w:pPr>
      <w:r w:rsidDel="00000000" w:rsidR="00000000" w:rsidRPr="00000000">
        <w:rPr>
          <w:rtl w:val="0"/>
        </w:rPr>
        <w:t xml:space="preserve">Access control tied to the originally shared email identity</w:t>
        <w:br w:type="textWrapping"/>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rtl w:val="0"/>
        </w:rPr>
        <w:t xml:space="preserve">Role-based permissions (Viewer / Contributor)</w:t>
        <w:br w:type="textWrapping"/>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rtl w:val="0"/>
        </w:rPr>
        <w:t xml:space="preserve">Watermarking (if enabled)</w:t>
        <w:br w:type="textWrapping"/>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rtl w:val="0"/>
        </w:rPr>
        <w:t xml:space="preserve">Access expiration and retention policies</w:t>
        <w:br w:type="textWrapping"/>
      </w:r>
    </w:p>
    <w:p w:rsidR="00000000" w:rsidDel="00000000" w:rsidP="00000000" w:rsidRDefault="00000000" w:rsidRPr="00000000" w14:paraId="00000127">
      <w:pPr>
        <w:numPr>
          <w:ilvl w:val="0"/>
          <w:numId w:val="6"/>
        </w:numPr>
        <w:spacing w:after="240" w:before="0" w:beforeAutospacing="0" w:lineRule="auto"/>
        <w:ind w:left="720" w:hanging="360"/>
      </w:pPr>
      <w:r w:rsidDel="00000000" w:rsidR="00000000" w:rsidRPr="00000000">
        <w:rPr>
          <w:rtl w:val="0"/>
        </w:rPr>
        <w:t xml:space="preserve">Full audit tracking and revocation capability</w:t>
        <w:br w:type="textWrapping"/>
      </w:r>
    </w:p>
    <w:p w:rsidR="00000000" w:rsidDel="00000000" w:rsidP="00000000" w:rsidRDefault="00000000" w:rsidRPr="00000000" w14:paraId="00000128">
      <w:pPr>
        <w:spacing w:after="240" w:before="240" w:lineRule="auto"/>
        <w:rPr/>
      </w:pPr>
      <w:r w:rsidDel="00000000" w:rsidR="00000000" w:rsidRPr="00000000">
        <w:rPr>
          <w:rtl w:val="0"/>
        </w:rPr>
        <w:t xml:space="preserve">These files </w:t>
      </w:r>
      <w:r w:rsidDel="00000000" w:rsidR="00000000" w:rsidRPr="00000000">
        <w:rPr>
          <w:b w:val="1"/>
          <w:bCs w:val="1"/>
          <w:rtl w:val="0"/>
        </w:rPr>
        <w:t xml:space="preserve">cannot be opened in Google Docs</w:t>
      </w:r>
      <w:r w:rsidDel="00000000" w:rsidR="00000000" w:rsidRPr="00000000">
        <w:rPr>
          <w:rtl w:val="0"/>
        </w:rPr>
        <w:t xml:space="preserve"> or </w:t>
      </w:r>
      <w:r w:rsidDel="00000000" w:rsidR="00000000" w:rsidRPr="00000000">
        <w:rPr>
          <w:b w:val="1"/>
          <w:bCs w:val="1"/>
          <w:rtl w:val="0"/>
        </w:rPr>
        <w:t xml:space="preserve">Office Online</w:t>
      </w:r>
      <w:r w:rsidDel="00000000" w:rsidR="00000000" w:rsidRPr="00000000">
        <w:rPr>
          <w:rtl w:val="0"/>
        </w:rPr>
        <w:t xml:space="preserve"> if lifecycle protections like watermarking or encrypted download are enabled. Instead, Microsoft will prompt to open files within the native applications like </w:t>
      </w:r>
      <w:r w:rsidDel="00000000" w:rsidR="00000000" w:rsidRPr="00000000">
        <w:rPr>
          <w:b w:val="1"/>
          <w:bCs w:val="1"/>
          <w:rtl w:val="0"/>
        </w:rPr>
        <w:t xml:space="preserve">Microsoft Office desktop</w:t>
      </w:r>
      <w:r w:rsidDel="00000000" w:rsidR="00000000" w:rsidRPr="00000000">
        <w:rPr>
          <w:rtl w:val="0"/>
        </w:rPr>
        <w:t xml:space="preserve"> or </w:t>
      </w:r>
      <w:r w:rsidDel="00000000" w:rsidR="00000000" w:rsidRPr="00000000">
        <w:rPr>
          <w:b w:val="1"/>
          <w:bCs w:val="1"/>
          <w:rtl w:val="0"/>
        </w:rPr>
        <w:t xml:space="preserve">Adobe Reader</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Even if the file is re-shared from within Drive or SharePoint, SpecterX continues to control who can open it based on the original protection policy. Unauthorized users will receive an “Access Denied” message.</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line="276" w:lineRule="auto"/>
        <w:rPr>
          <w:color w:val="434343"/>
        </w:rPr>
      </w:pPr>
      <w:r w:rsidDel="00000000" w:rsidR="00000000" w:rsidRPr="00000000">
        <w:rPr>
          <w:rtl w:val="0"/>
        </w:rPr>
      </w:r>
    </w:p>
    <w:sectPr>
      <w:headerReference r:id="rId7" w:type="default"/>
      <w:footerReference r:id="rId8"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ar Band" w:id="2" w:date="2025-10-14T22:39:09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mandatory.</w:t>
      </w:r>
    </w:p>
  </w:comment>
  <w:comment w:author="Eylon Nitsani" w:id="4" w:date="2025-09-03T08:35:4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about protected file being open in our WOPI in a normal flow @shahar@specterx.com ?</w:t>
      </w:r>
    </w:p>
  </w:comment>
  <w:comment w:author="Shahar Band" w:id="5" w:date="2025-10-14T22:36:54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w:t>
      </w:r>
    </w:p>
  </w:comment>
  <w:comment w:author="Shahar Band" w:id="6" w:date="2025-10-14T22:36:1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needs to be clear that we refer to the M365 and Gdocs within the SpecterX recipient page</w:t>
      </w:r>
    </w:p>
  </w:comment>
  <w:comment w:author="Shahar Band" w:id="8" w:date="2025-10-14T22:41:33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kind of true.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SSO will happen only if the device is domain joined</w:t>
      </w:r>
    </w:p>
  </w:comment>
  <w:comment w:author="Shahar Band" w:id="7" w:date="2025-10-14T22:41:04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has nothing to do with edge.</w:t>
      </w:r>
    </w:p>
  </w:comment>
  <w:comment w:author="Shahar Band" w:id="21" w:date="2025-10-14T22:29:3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a bit confusing. we can discuss this and rephrase together</w:t>
      </w:r>
    </w:p>
  </w:comment>
  <w:comment w:author="Shahar Band" w:id="26" w:date="2025-10-14T22:33:5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this this is a relevant question. its like asking if i can save a protected file to my desktop.</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Google/One Drive is just a storage solution.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rephrase it so it explains why the files cannot be previewed or edited in these platforms.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preview in email clients or IM (slack, teams) won't work for the same reasons</w:t>
      </w:r>
    </w:p>
  </w:comment>
  <w:comment w:author="Shahar Band" w:id="20" w:date="2025-10-14T22:28:36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accounts are not supported so I'd just call it "Account"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clarify - you can use google email to access a protected file as long as it has Microsoft account that is associated with it.</w:t>
      </w:r>
    </w:p>
  </w:comment>
  <w:comment w:author="Shahar Band" w:id="25" w:date="2025-10-14T22:30:59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link to the article</w:t>
      </w:r>
    </w:p>
  </w:comment>
  <w:comment w:author="Loren Hextall" w:id="15" w:date="2025-10-14T21:29:5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@eylon@specterx.com I'm diving back into documentation and I see your comments ended at about this point. Did you review the rest of the document or was there nothing comment worthy past this?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eylon@specterx.com_</w:t>
      </w:r>
    </w:p>
  </w:comment>
  <w:comment w:author="Eylon Nitsani" w:id="16" w:date="2025-10-16T07:52:38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 half.</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to come back to it.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Shahar did a fine job thu</w:t>
      </w:r>
    </w:p>
  </w:comment>
  <w:comment w:author="Shahar Band" w:id="1" w:date="2025-10-14T22:40:24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needs to be clear that this only applies to the recipient page</w:t>
      </w:r>
    </w:p>
  </w:comment>
  <w:comment w:author="Loren Hextall" w:id="0" w:date="2025-10-31T21:42:14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somewhere in this document information about protecting email body</w:t>
      </w:r>
    </w:p>
  </w:comment>
  <w:comment w:author="Loren Hextall" w:id="17" w:date="2025-10-27T17:20:28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 from Hitachi questions</w:t>
      </w:r>
    </w:p>
  </w:comment>
  <w:comment w:author="Loren Hextall" w:id="18" w:date="2025-10-14T21:32:27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@shahar@specterx.com do you have any other frequently asked questions for this list?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shahar@specterx.com_</w:t>
      </w:r>
    </w:p>
  </w:comment>
  <w:comment w:author="Shahar Band" w:id="19" w:date="2025-10-14T22:31:52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adobe reader pops up an error message when accessing a protected file. users sometimes ask about it.</w:t>
      </w:r>
    </w:p>
  </w:comment>
  <w:comment w:author="Shahar Band" w:id="3" w:date="2025-10-14T22:39:54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not mandatory. in some cased the platform will enforce only one factor (mail / phone) - depending on the policy</w:t>
      </w:r>
    </w:p>
  </w:comment>
  <w:comment w:author="Shahar Band" w:id="24" w:date="2025-10-14T22:30:3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w:t>
      </w:r>
    </w:p>
  </w:comment>
  <w:comment w:author="Eylon Nitsani" w:id="10" w:date="2025-09-03T08:43:01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lie.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seamless behavior only for 1 single connected user, that passed OTP 1 time, the next file that specific user open, will not ask another OTP.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domain-wide OTP</w:t>
      </w:r>
    </w:p>
  </w:comment>
  <w:comment w:author="Shahar Band" w:id="9" w:date="2025-10-14T22:44:02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applies only to access via link and then downloading the file.</w:t>
      </w:r>
    </w:p>
  </w:comment>
  <w:comment w:author="Shahar Band" w:id="23" w:date="2025-10-14T22:12:5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@loren@specterx.com actually, this is the number 1 reason. I'd bump this to be the first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loren@specterx.com_</w:t>
      </w:r>
    </w:p>
  </w:comment>
  <w:comment w:author="Loren Hextall" w:id="11" w:date="2025-10-14T21:42:46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@eylon@specterx.com  I've rephrased this based on your comment above. Does this read to you as an accurate representation of domain forwarding auth flows after data has been downloaded?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eylon@specterx.com_</w:t>
      </w:r>
    </w:p>
  </w:comment>
  <w:comment w:author="Shahar Band" w:id="12" w:date="2025-10-14T22:45:59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true.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discuss this in a meeting and I'll explain more</w:t>
      </w:r>
    </w:p>
  </w:comment>
  <w:comment w:author="Shahar Band" w:id="22" w:date="2025-10-14T22:16:39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not prevent accessing a protected file.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that it solves in a way (by design) is granting access to a protected file for a recipient when allow forwarding is no.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forwarding does not apply to protected files (only individual permissions and domain forwarding are applied).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imagine a recipient that wasnt in the initial access list, tries to access a protected file without going through a link - he will not have access to the file.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will go through the link, upon authentication, permissions will be granted to the file (no redownload is needed).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discuss this in a call if I overcomplicated this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@loren@specterx.com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loren@specterx.com_</w:t>
      </w:r>
    </w:p>
  </w:comment>
  <w:comment w:author="Eylon Nitsani" w:id="13" w:date="2025-09-03T08:53:13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Doc on this: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https://learn.microsoft.com/en-us/purview/information-protection-client?tabs=microsoft-entra%2Cinstall-client-exe%2Cprotection-file-types%2Cexcluded-folders#supported-file-types</w:t>
      </w:r>
    </w:p>
  </w:comment>
  <w:comment w:author="Shahar Band" w:id="14" w:date="2025-10-14T22:47:20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stick to the supported file types configured in our backend (Artem know exactly where)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ind w:left="0" w:firstLine="0"/>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Access Control &amp; Protection </w:t>
                          </w:r>
                          <w:r w:rsidDel="00000000" w:rsidR="00000000" w:rsidRPr="00000000">
                            <w:rPr>
                              <w:rFonts w:ascii="Roboto" w:cs="Roboto" w:eastAsia="Roboto" w:hAnsi="Roboto"/>
                              <w:b w:val="0"/>
                              <w:i w:val="0"/>
                              <w:smallCaps w:val="0"/>
                              <w:strike w:val="0"/>
                              <w:color w:val="cccccc"/>
                              <w:sz w:val="26"/>
                              <w:vertAlign w:val="baseline"/>
                            </w:rPr>
                            <w:t xml:space="preserve">Capabilities</w:t>
                          </w:r>
                          <w:r w:rsidDel="00000000" w:rsidR="00000000" w:rsidRPr="00000000">
                            <w:rPr>
                              <w:rFonts w:ascii="Roboto" w:cs="Roboto" w:eastAsia="Roboto" w:hAnsi="Roboto"/>
                              <w:b w:val="0"/>
                              <w:i w:val="0"/>
                              <w:smallCaps w:val="0"/>
                              <w:strike w:val="0"/>
                              <w:color w:val="cccccc"/>
                              <w:sz w:val="26"/>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130">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