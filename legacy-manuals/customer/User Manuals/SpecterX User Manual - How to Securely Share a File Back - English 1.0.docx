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91f56"/>
          <w:sz w:val="52"/>
          <w:szCs w:val="52"/>
        </w:rPr>
      </w:pPr>
      <w:commentRangeStart w:id="0"/>
      <w:commentRangeStart w:id="1"/>
      <w:commentRangeStart w:id="2"/>
      <w:r w:rsidDel="00000000" w:rsidR="00000000" w:rsidRPr="00000000">
        <w:rPr>
          <w:color w:val="091f56"/>
          <w:sz w:val="52"/>
          <w:szCs w:val="52"/>
          <w:rtl w:val="0"/>
        </w:rPr>
        <w:t xml:space="preserve">User Manual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color w:val="091f56"/>
          <w:sz w:val="40"/>
          <w:szCs w:val="40"/>
          <w:rtl w:val="0"/>
        </w:rPr>
        <w:t xml:space="preserve">How to share a file back</w:t>
      </w:r>
    </w:p>
    <w:p w:rsidR="00000000" w:rsidDel="00000000" w:rsidP="00000000" w:rsidRDefault="00000000" w:rsidRPr="00000000" w14:paraId="00000003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Roboto" w:cs="Roboto" w:eastAsia="Roboto" w:hAnsi="Roboto"/>
        </w:rPr>
      </w:pPr>
      <w:bookmarkStart w:colFirst="0" w:colLast="0" w:name="_7kxu2a3ljo9h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With This Manual You Will Learn</w:t>
      </w:r>
    </w:p>
    <w:sdt>
      <w:sdtPr>
        <w:id w:val="-339478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tabs>
              <w:tab w:val="right" w:leader="none" w:pos="9025.511811023624"/>
            </w:tabs>
            <w:spacing w:before="80" w:line="240" w:lineRule="auto"/>
            <w:ind w:left="0" w:firstLine="0"/>
            <w:rPr>
              <w:rFonts w:ascii="Roboto" w:cs="Roboto" w:eastAsia="Roboto" w:hAnsi="Roboto"/>
              <w:color w:val="2d2d2d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kxu2a3ljo9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With This Manual You Will Learn</w:t>
            </w:r>
          </w:hyperlink>
          <w:r w:rsidDel="00000000" w:rsidR="00000000" w:rsidRPr="00000000">
            <w:rPr>
              <w:rFonts w:ascii="Roboto" w:cs="Roboto" w:eastAsia="Roboto" w:hAnsi="Roboto"/>
              <w:b w:val="1"/>
              <w:bCs w:val="1"/>
              <w:color w:val="2d2d2d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_7kxu2a3ljo9h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color w:val="2d2d2d"/>
              <w:sz w:val="22"/>
              <w:szCs w:val="22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Roboto" w:cs="Roboto" w:eastAsia="Roboto" w:hAnsi="Roboto"/>
              <w:color w:val="2d2d2d"/>
              <w:sz w:val="22"/>
              <w:szCs w:val="22"/>
            </w:rPr>
          </w:pPr>
          <w:hyperlink w:anchor="_lz96j9fwwtqy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How to Securely Share a File with SpecterX</w:t>
            </w:r>
          </w:hyperlink>
          <w:r w:rsidDel="00000000" w:rsidR="00000000" w:rsidRPr="00000000">
            <w:rPr>
              <w:rFonts w:ascii="Roboto" w:cs="Roboto" w:eastAsia="Roboto" w:hAnsi="Roboto"/>
              <w:b w:val="1"/>
              <w:bCs w:val="1"/>
              <w:color w:val="2d2d2d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_lz96j9fwwtqy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color w:val="2d2d2d"/>
              <w:sz w:val="22"/>
              <w:szCs w:val="22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Roboto" w:cs="Roboto" w:eastAsia="Roboto" w:hAnsi="Roboto"/>
              <w:color w:val="2d2d2d"/>
              <w:sz w:val="22"/>
              <w:szCs w:val="22"/>
            </w:rPr>
          </w:pPr>
          <w:hyperlink w:anchor="_dfs49exkbb3b">
            <w:r w:rsidDel="00000000" w:rsidR="00000000" w:rsidRPr="00000000">
              <w:rPr>
                <w:rFonts w:ascii="Roboto" w:cs="Roboto" w:eastAsia="Roboto" w:hAnsi="Roboto"/>
                <w:color w:val="2d2d2d"/>
                <w:sz w:val="22"/>
                <w:szCs w:val="22"/>
                <w:rtl w:val="0"/>
              </w:rPr>
              <w:t xml:space="preserve">Outlook</w:t>
            </w:r>
          </w:hyperlink>
          <w:r w:rsidDel="00000000" w:rsidR="00000000" w:rsidRPr="00000000">
            <w:rPr>
              <w:rFonts w:ascii="Roboto" w:cs="Roboto" w:eastAsia="Roboto" w:hAnsi="Roboto"/>
              <w:color w:val="2d2d2d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_dfs49exkbb3b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color w:val="2d2d2d"/>
              <w:sz w:val="22"/>
              <w:szCs w:val="22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Roboto" w:cs="Roboto" w:eastAsia="Roboto" w:hAnsi="Roboto"/>
              <w:color w:val="2d2d2d"/>
              <w:sz w:val="22"/>
              <w:szCs w:val="22"/>
            </w:rPr>
          </w:pPr>
          <w:hyperlink w:anchor="_7xm1hju87tqo">
            <w:r w:rsidDel="00000000" w:rsidR="00000000" w:rsidRPr="00000000">
              <w:rPr>
                <w:rFonts w:ascii="Roboto" w:cs="Roboto" w:eastAsia="Roboto" w:hAnsi="Roboto"/>
                <w:color w:val="2d2d2d"/>
                <w:sz w:val="22"/>
                <w:szCs w:val="22"/>
                <w:rtl w:val="0"/>
              </w:rPr>
              <w:t xml:space="preserve">Google Drive</w:t>
            </w:r>
          </w:hyperlink>
          <w:r w:rsidDel="00000000" w:rsidR="00000000" w:rsidRPr="00000000">
            <w:rPr>
              <w:rFonts w:ascii="Roboto" w:cs="Roboto" w:eastAsia="Roboto" w:hAnsi="Roboto"/>
              <w:color w:val="2d2d2d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_7xm1hju87tqo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color w:val="2d2d2d"/>
              <w:sz w:val="22"/>
              <w:szCs w:val="22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Roboto" w:cs="Roboto" w:eastAsia="Roboto" w:hAnsi="Roboto"/>
              <w:color w:val="2d2d2d"/>
              <w:sz w:val="22"/>
              <w:szCs w:val="22"/>
            </w:rPr>
          </w:pPr>
          <w:hyperlink w:anchor="_pph62opyxywq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Sharing files Securely from SpecterX Web Platform</w:t>
            </w:r>
          </w:hyperlink>
          <w:r w:rsidDel="00000000" w:rsidR="00000000" w:rsidRPr="00000000">
            <w:rPr>
              <w:rFonts w:ascii="Roboto" w:cs="Roboto" w:eastAsia="Roboto" w:hAnsi="Roboto"/>
              <w:b w:val="1"/>
              <w:bCs w:val="1"/>
              <w:color w:val="2d2d2d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_pph62opyxywq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color w:val="2d2d2d"/>
              <w:sz w:val="22"/>
              <w:szCs w:val="22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evpxlgbh71x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Logging in to the SpecterX web platform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_evpxlgbh71x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ifqk55pdi4z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Sharing a file back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_ifqk55pdi4zj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Roboto" w:cs="Roboto" w:eastAsia="Roboto" w:hAnsi="Roboto"/>
              <w:color w:val="2d2d2d"/>
              <w:sz w:val="22"/>
              <w:szCs w:val="22"/>
            </w:rPr>
          </w:pPr>
          <w:hyperlink w:anchor="_gf0miikkly7c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Sharing a File Securely From the Recipient Page</w:t>
            </w:r>
          </w:hyperlink>
          <w:r w:rsidDel="00000000" w:rsidR="00000000" w:rsidRPr="00000000">
            <w:rPr>
              <w:rFonts w:ascii="Roboto" w:cs="Roboto" w:eastAsia="Roboto" w:hAnsi="Roboto"/>
              <w:b w:val="1"/>
              <w:bCs w:val="1"/>
              <w:color w:val="2d2d2d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_gf0miikkly7c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color w:val="2d2d2d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leader="none" w:pos="9025.511811023624"/>
            </w:tabs>
            <w:spacing w:after="80" w:before="60" w:line="240" w:lineRule="auto"/>
            <w:ind w:left="360" w:firstLine="0"/>
            <w:rPr>
              <w:rFonts w:ascii="Roboto" w:cs="Roboto" w:eastAsia="Roboto" w:hAnsi="Roboto"/>
              <w:color w:val="2d2d2d"/>
              <w:sz w:val="22"/>
              <w:szCs w:val="22"/>
            </w:rPr>
          </w:pPr>
          <w:hyperlink w:anchor="_pu92942m9spa">
            <w:r w:rsidDel="00000000" w:rsidR="00000000" w:rsidRPr="00000000">
              <w:rPr>
                <w:rFonts w:ascii="Roboto" w:cs="Roboto" w:eastAsia="Roboto" w:hAnsi="Roboto"/>
                <w:color w:val="2d2d2d"/>
                <w:sz w:val="22"/>
                <w:szCs w:val="22"/>
                <w:rtl w:val="0"/>
              </w:rPr>
              <w:t xml:space="preserve">Sharing a file back</w:t>
            </w:r>
          </w:hyperlink>
          <w:r w:rsidDel="00000000" w:rsidR="00000000" w:rsidRPr="00000000">
            <w:rPr>
              <w:rFonts w:ascii="Roboto" w:cs="Roboto" w:eastAsia="Roboto" w:hAnsi="Roboto"/>
              <w:color w:val="2d2d2d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_pu92942m9spa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color w:val="2d2d2d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pStyle w:val="Heading2"/>
        <w:rPr>
          <w:rFonts w:ascii="Roboto" w:cs="Roboto" w:eastAsia="Roboto" w:hAnsi="Roboto"/>
        </w:rPr>
      </w:pPr>
      <w:bookmarkStart w:colFirst="0" w:colLast="0" w:name="_kclnf0pc61au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lz96j9fwwtqy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How to Securely Share a File with SpecterX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ns w:author="Shahar Band" w:id="0" w:date="2022-11-20T19:18:47Z"/>
          <w:rPrChange w:author="Shahar Band" w:id="1" w:date="2022-11-20T19:18:47Z">
            <w:rPr/>
          </w:rPrChange>
        </w:rPr>
      </w:pPr>
      <w:r w:rsidDel="00000000" w:rsidR="00000000" w:rsidRPr="00000000">
        <w:rPr>
          <w:rtl w:val="0"/>
        </w:rPr>
        <w:t xml:space="preserve">As a data collaboration platform, we encourage our users to share files back and forth, in order to reach their business goals. Therefore, </w:t>
      </w:r>
      <w:ins w:author="Shahar Band" w:id="0" w:date="2022-11-20T19:18:47Z">
        <w:r w:rsidDel="00000000" w:rsidR="00000000" w:rsidRPr="00000000">
          <w:rPr>
            <w:rtl w:val="0"/>
            <w:rPrChange w:author="Shahar Band" w:id="1" w:date="2022-11-20T19:18:47Z">
              <w:rPr/>
            </w:rPrChange>
          </w:rPr>
          <w:t xml:space="preserve">sharing files back with the sender is one of the most prominent actions. SpecterX enables recipients to reply to the sender by sharing a file back in an intuitive, seamless flow.</w:t>
        </w:r>
      </w:ins>
    </w:p>
    <w:p w:rsidR="00000000" w:rsidDel="00000000" w:rsidP="00000000" w:rsidRDefault="00000000" w:rsidRPr="00000000" w14:paraId="00000013">
      <w:pPr>
        <w:rPr>
          <w:ins w:author="Shahar Band" w:id="0" w:date="2022-11-20T19:18:47Z"/>
          <w:rPrChange w:author="Shahar Band" w:id="1" w:date="2022-11-20T19:18:47Z">
            <w:rPr/>
          </w:rPrChange>
        </w:rPr>
      </w:pPr>
      <w:ins w:author="Shahar Band" w:id="0" w:date="2022-11-20T19:18:47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4">
      <w:pPr>
        <w:rPr>
          <w:ins w:author="Shahar Band" w:id="0" w:date="2022-11-20T19:18:47Z"/>
        </w:rPr>
      </w:pPr>
      <w:ins w:author="Shahar Band" w:id="0" w:date="2022-11-20T19:18:47Z">
        <w:r w:rsidDel="00000000" w:rsidR="00000000" w:rsidRPr="00000000">
          <w:rPr>
            <w:rtl w:val="0"/>
            <w:rPrChange w:author="Shahar Band" w:id="1" w:date="2022-11-20T19:18:47Z">
              <w:rPr/>
            </w:rPrChange>
          </w:rPr>
          <w:t xml:space="preserve">The “Share a file back” flow depends on whether the recipient is a SpecterX user, or an external user who doesn’t have a SpecterX account. The latter will be able to use the “recipient page” or the SpecterX web platform.</w:t>
        </w:r>
        <w:r w:rsidDel="00000000" w:rsidR="00000000" w:rsidRPr="00000000">
          <w:rPr>
            <w:rtl w:val="0"/>
          </w:rPr>
          <w:t xml:space="preserve"> Members of the platform can either use the “recipient page” or the SpecterX web platform.</w:t>
        </w:r>
      </w:ins>
    </w:p>
    <w:p w:rsidR="00000000" w:rsidDel="00000000" w:rsidP="00000000" w:rsidRDefault="00000000" w:rsidRPr="00000000" w14:paraId="00000015">
      <w:pPr>
        <w:rPr>
          <w:ins w:author="Shahar Band" w:id="0" w:date="2022-11-20T19:18:47Z"/>
        </w:rPr>
      </w:pPr>
      <w:ins w:author="Shahar Band" w:id="0" w:date="2022-11-20T19:18:47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6">
      <w:pPr>
        <w:rPr>
          <w:del w:author="Shahar Band" w:id="0" w:date="2022-11-20T19:18:47Z"/>
          <w:color w:val="2d2d2d"/>
        </w:rPr>
      </w:pPr>
      <w:del w:author="Shahar Band" w:id="0" w:date="2022-11-20T19:18:47Z">
        <w:r w:rsidDel="00000000" w:rsidR="00000000" w:rsidRPr="00000000">
          <w:rPr>
            <w:rtl w:val="0"/>
          </w:rPr>
          <w:delText xml:space="preserve">S</w:delText>
        </w:r>
        <w:r w:rsidDel="00000000" w:rsidR="00000000" w:rsidRPr="00000000">
          <w:rPr>
            <w:color w:val="2d2d2d"/>
            <w:rtl w:val="0"/>
          </w:rPr>
          <w:delText xml:space="preserve">haring files with SpecterX works the same way </w:delText>
        </w:r>
        <w:r w:rsidDel="00000000" w:rsidR="00000000" w:rsidRPr="00000000">
          <w:rPr>
            <w:rtl w:val="0"/>
          </w:rPr>
          <w:delText xml:space="preserve">on each and every platform</w:delText>
        </w:r>
        <w:r w:rsidDel="00000000" w:rsidR="00000000" w:rsidRPr="00000000">
          <w:rPr>
            <w:color w:val="2d2d2d"/>
            <w:rtl w:val="0"/>
          </w:rPr>
          <w:delText xml:space="preserve">.</w:delText>
        </w:r>
        <w:r w:rsidDel="00000000" w:rsidR="00000000" w:rsidRPr="00000000">
          <w:rPr>
            <w:rtl w:val="0"/>
          </w:rPr>
          <w:delText xml:space="preserve"> </w:delText>
        </w:r>
        <w:r w:rsidDel="00000000" w:rsidR="00000000" w:rsidRPr="00000000">
          <w:rPr>
            <w:color w:val="2d2d2d"/>
            <w:rtl w:val="0"/>
          </w:rPr>
          <w:delText xml:space="preserve">SpecterX integrates with your existing tools and </w:delText>
        </w:r>
        <w:r w:rsidDel="00000000" w:rsidR="00000000" w:rsidRPr="00000000">
          <w:rPr>
            <w:rtl w:val="0"/>
          </w:rPr>
          <w:delText xml:space="preserve">apps</w:delText>
        </w:r>
        <w:r w:rsidDel="00000000" w:rsidR="00000000" w:rsidRPr="00000000">
          <w:rPr>
            <w:color w:val="2d2d2d"/>
            <w:rtl w:val="0"/>
          </w:rPr>
          <w:delText xml:space="preserve"> to </w:delText>
        </w:r>
        <w:r w:rsidDel="00000000" w:rsidR="00000000" w:rsidRPr="00000000">
          <w:rPr>
            <w:rtl w:val="0"/>
          </w:rPr>
          <w:delText xml:space="preserve">provide you with </w:delText>
        </w:r>
        <w:r w:rsidDel="00000000" w:rsidR="00000000" w:rsidRPr="00000000">
          <w:rPr>
            <w:color w:val="2d2d2d"/>
            <w:rtl w:val="0"/>
          </w:rPr>
          <w:delText xml:space="preserve">a seamless experienc</w:delText>
        </w:r>
        <w:r w:rsidDel="00000000" w:rsidR="00000000" w:rsidRPr="00000000">
          <w:rPr>
            <w:rtl w:val="0"/>
          </w:rPr>
          <w:delText xml:space="preserve">e,</w:delText>
        </w:r>
        <w:r w:rsidDel="00000000" w:rsidR="00000000" w:rsidRPr="00000000">
          <w:rPr>
            <w:color w:val="2d2d2d"/>
            <w:rtl w:val="0"/>
          </w:rPr>
          <w:delText xml:space="preserve"> while </w:delText>
        </w:r>
        <w:r w:rsidDel="00000000" w:rsidR="00000000" w:rsidRPr="00000000">
          <w:rPr>
            <w:rtl w:val="0"/>
          </w:rPr>
          <w:delText xml:space="preserve">maintaining</w:delText>
        </w:r>
        <w:r w:rsidDel="00000000" w:rsidR="00000000" w:rsidRPr="00000000">
          <w:rPr>
            <w:color w:val="2d2d2d"/>
            <w:rtl w:val="0"/>
          </w:rPr>
          <w:delText xml:space="preserve"> all of the preset security features.</w:delText>
        </w:r>
      </w:del>
    </w:p>
    <w:p w:rsidR="00000000" w:rsidDel="00000000" w:rsidP="00000000" w:rsidRDefault="00000000" w:rsidRPr="00000000" w14:paraId="00000017">
      <w:pPr>
        <w:pageBreakBefore w:val="0"/>
        <w:ind w:left="0" w:firstLine="0"/>
        <w:rPr>
          <w:del w:author="Shahar Band" w:id="0" w:date="2022-11-20T19:18:47Z"/>
        </w:rPr>
      </w:pPr>
      <w:del w:author="Shahar Band" w:id="0" w:date="2022-11-20T19:18:47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18">
      <w:pPr>
        <w:pageBreakBefore w:val="0"/>
        <w:ind w:left="0" w:firstLine="0"/>
        <w:rPr>
          <w:del w:author="Shahar Band" w:id="0" w:date="2022-11-20T19:18:47Z"/>
        </w:rPr>
      </w:pPr>
      <w:del w:author="Shahar Band" w:id="0" w:date="2022-11-20T19:18:47Z">
        <w:r w:rsidDel="00000000" w:rsidR="00000000" w:rsidRPr="00000000">
          <w:rPr>
            <w:rtl w:val="0"/>
          </w:rPr>
          <w:delText xml:space="preserve">Here are just a few examples:</w:delText>
        </w:r>
      </w:del>
    </w:p>
    <w:p w:rsidR="00000000" w:rsidDel="00000000" w:rsidP="00000000" w:rsidRDefault="00000000" w:rsidRPr="00000000" w14:paraId="00000019">
      <w:pPr>
        <w:pageBreakBefore w:val="0"/>
        <w:ind w:left="0" w:firstLine="0"/>
        <w:rPr>
          <w:del w:author="Shahar Band" w:id="0" w:date="2022-11-20T19:18:47Z"/>
        </w:rPr>
        <w:sectPr>
          <w:headerReference r:id="rId9" w:type="first"/>
          <w:footerReference r:id="rId10" w:type="first"/>
          <w:pgSz w:h="16838" w:w="11906" w:orient="portrait"/>
          <w:pgMar w:bottom="1080" w:top="1080" w:left="1440" w:right="1440" w:header="0" w:footer="720"/>
          <w:pgNumType w:start="1"/>
          <w:titlePg w:val="1"/>
        </w:sectPr>
      </w:pPr>
      <w:del w:author="Shahar Band" w:id="0" w:date="2022-11-20T19:18:47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1A">
      <w:pPr>
        <w:pStyle w:val="Heading3"/>
        <w:pageBreakBefore w:val="0"/>
        <w:rPr>
          <w:del w:author="Shahar Band" w:id="0" w:date="2022-11-20T19:18:47Z"/>
          <w:rFonts w:ascii="Roboto" w:cs="Roboto" w:eastAsia="Roboto" w:hAnsi="Roboto"/>
        </w:rPr>
      </w:pPr>
      <w:del w:author="Shahar Band" w:id="0" w:date="2022-11-20T19:18:47Z">
        <w:bookmarkStart w:colFirst="0" w:colLast="0" w:name="_dfs49exkbb3b" w:id="3"/>
        <w:bookmarkEnd w:id="3"/>
        <w:r w:rsidDel="00000000" w:rsidR="00000000" w:rsidRPr="00000000">
          <w:rPr>
            <w:rFonts w:ascii="Roboto" w:cs="Roboto" w:eastAsia="Roboto" w:hAnsi="Roboto"/>
            <w:rtl w:val="0"/>
          </w:rPr>
          <w:delText xml:space="preserve">Outlook</w:delText>
        </w:r>
        <w:r w:rsidDel="00000000" w:rsidR="00000000" w:rsidRPr="00000000">
          <w:rPr>
            <w:rFonts w:ascii="Roboto" w:cs="Roboto" w:eastAsia="Roboto" w:hAnsi="Roboto"/>
            <w:rtl w:val="0"/>
          </w:rPr>
          <w:br w:type="textWrapping"/>
        </w:r>
        <w:r w:rsidDel="00000000" w:rsidR="00000000" w:rsidRPr="00000000">
          <w:rPr>
            <w:rFonts w:ascii="Roboto" w:cs="Roboto" w:eastAsia="Roboto" w:hAnsi="Roboto"/>
          </w:rPr>
          <w:drawing>
            <wp:inline distB="114300" distT="114300" distL="114300" distR="114300">
              <wp:extent cx="2636990" cy="3289300"/>
              <wp:effectExtent b="0" l="0" r="0" t="0"/>
              <wp:docPr id="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36990" cy="3289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1B">
      <w:pPr>
        <w:pStyle w:val="Heading3"/>
        <w:pageBreakBefore w:val="0"/>
        <w:rPr>
          <w:del w:author="Shahar Band" w:id="0" w:date="2022-11-20T19:18:47Z"/>
          <w:rFonts w:ascii="Roboto" w:cs="Roboto" w:eastAsia="Roboto" w:hAnsi="Roboto"/>
        </w:rPr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del w:author="Shahar Band" w:id="0" w:date="2022-11-20T19:18:47Z">
        <w:bookmarkStart w:colFirst="0" w:colLast="0" w:name="_7xm1hju87tqo" w:id="4"/>
        <w:bookmarkEnd w:id="4"/>
        <w:r w:rsidDel="00000000" w:rsidR="00000000" w:rsidRPr="00000000">
          <w:rPr>
            <w:rFonts w:ascii="Roboto" w:cs="Roboto" w:eastAsia="Roboto" w:hAnsi="Roboto"/>
            <w:rtl w:val="0"/>
          </w:rPr>
          <w:br w:type="textWrapping"/>
          <w:delText xml:space="preserve">Google Drive</w:delText>
        </w:r>
        <w:r w:rsidDel="00000000" w:rsidR="00000000" w:rsidRPr="00000000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-47624</wp:posOffset>
              </wp:positionH>
              <wp:positionV relativeFrom="paragraph">
                <wp:posOffset>509588</wp:posOffset>
              </wp:positionV>
              <wp:extent cx="3419475" cy="2514600"/>
              <wp:effectExtent b="0" l="0" r="0" t="0"/>
              <wp:wrapSquare wrapText="bothSides" distB="114300" distT="114300" distL="114300" distR="114300"/>
              <wp:docPr id="1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2"/>
                      <a:srcRect b="0" l="0" r="19144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19475" cy="2514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w:r>
      </w:del>
    </w:p>
    <w:p w:rsidR="00000000" w:rsidDel="00000000" w:rsidP="00000000" w:rsidRDefault="00000000" w:rsidRPr="00000000" w14:paraId="0000001C">
      <w:pPr>
        <w:pageBreakBefore w:val="0"/>
        <w:ind w:left="0" w:firstLine="0"/>
        <w:rPr>
          <w:del w:author="Shahar Band" w:id="0" w:date="2022-11-20T19:18:47Z"/>
        </w:rPr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del w:author="Shahar Band" w:id="0" w:date="2022-11-20T19:18:47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1D">
      <w:pPr>
        <w:pageBreakBefore w:val="0"/>
        <w:spacing w:after="200" w:lineRule="auto"/>
        <w:jc w:val="center"/>
        <w:rPr>
          <w:del w:author="Shahar Band" w:id="0" w:date="2022-11-20T19:18:47Z"/>
          <w:b w:val="1"/>
          <w:bCs w:val="1"/>
          <w:color w:val="0a1544"/>
          <w:sz w:val="24"/>
          <w:szCs w:val="24"/>
        </w:rPr>
      </w:pPr>
      <w:del w:author="Shahar Band" w:id="0" w:date="2022-11-20T19:18:47Z">
        <w:r w:rsidDel="00000000" w:rsidR="00000000" w:rsidRPr="00000000">
          <w:rPr>
            <w:b w:val="1"/>
            <w:bCs w:val="1"/>
            <w:color w:val="0a1544"/>
            <w:sz w:val="24"/>
            <w:szCs w:val="24"/>
            <w:rtl w:val="0"/>
          </w:rPr>
          <w:delText xml:space="preserve">SpecterX Web Platform</w:delText>
        </w:r>
        <w:r w:rsidDel="00000000" w:rsidR="00000000" w:rsidRPr="00000000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1543050</wp:posOffset>
              </wp:positionH>
              <wp:positionV relativeFrom="paragraph">
                <wp:posOffset>361950</wp:posOffset>
              </wp:positionV>
              <wp:extent cx="2636990" cy="2159000"/>
              <wp:effectExtent b="0" l="0" r="0" t="0"/>
              <wp:wrapSquare wrapText="bothSides" distB="114300" distT="114300" distL="114300" distR="114300"/>
              <wp:docPr id="1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36990" cy="2159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w:r>
      </w:del>
    </w:p>
    <w:p w:rsidR="00000000" w:rsidDel="00000000" w:rsidP="00000000" w:rsidRDefault="00000000" w:rsidRPr="00000000" w14:paraId="0000001E">
      <w:pPr>
        <w:pageBreakBefore w:val="0"/>
        <w:spacing w:after="200" w:lineRule="auto"/>
        <w:rPr>
          <w:del w:author="Shahar Band" w:id="0" w:date="2022-11-20T19:18:47Z"/>
          <w:b w:val="1"/>
          <w:bCs w:val="1"/>
          <w:color w:val="0a1544"/>
          <w:sz w:val="24"/>
          <w:szCs w:val="24"/>
        </w:rPr>
      </w:pPr>
      <w:del w:author="Shahar Band" w:id="0" w:date="2022-11-20T19:18:47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1F">
      <w:pPr>
        <w:pageBreakBefore w:val="0"/>
        <w:rPr>
          <w:del w:author="Shahar Band" w:id="0" w:date="2022-11-20T19:18:47Z"/>
          <w:sz w:val="18"/>
          <w:szCs w:val="18"/>
        </w:rPr>
      </w:pPr>
      <w:del w:author="Shahar Band" w:id="0" w:date="2022-11-20T19:18:47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20">
      <w:pPr>
        <w:pageBreakBefore w:val="0"/>
        <w:spacing w:after="200" w:lineRule="auto"/>
        <w:rPr>
          <w:del w:author="Shahar Band" w:id="0" w:date="2022-11-20T19:18:47Z"/>
          <w:b w:val="1"/>
          <w:bCs w:val="1"/>
          <w:color w:val="0a1544"/>
          <w:sz w:val="24"/>
          <w:szCs w:val="24"/>
        </w:rPr>
      </w:pPr>
      <w:del w:author="Shahar Band" w:id="0" w:date="2022-11-20T19:18:47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21">
      <w:pPr>
        <w:pageBreakBefore w:val="0"/>
        <w:rPr>
          <w:del w:author="Shahar Band" w:id="0" w:date="2022-11-20T19:18:47Z"/>
          <w:sz w:val="18"/>
          <w:szCs w:val="18"/>
        </w:rPr>
      </w:pPr>
      <w:del w:author="Shahar Band" w:id="0" w:date="2022-11-20T19:18:47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22">
      <w:pPr>
        <w:pageBreakBefore w:val="0"/>
        <w:ind w:left="0" w:firstLine="0"/>
        <w:rPr>
          <w:del w:author="Shahar Band" w:id="0" w:date="2022-11-20T19:18:47Z"/>
        </w:rPr>
      </w:pPr>
      <w:del w:author="Shahar Band" w:id="0" w:date="2022-11-20T19:18:47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23">
      <w:pPr>
        <w:pStyle w:val="Heading2"/>
        <w:pageBreakBefore w:val="0"/>
        <w:rPr>
          <w:rFonts w:ascii="Roboto" w:cs="Roboto" w:eastAsia="Roboto" w:hAnsi="Roboto"/>
        </w:rPr>
      </w:pPr>
      <w:bookmarkStart w:colFirst="0" w:colLast="0" w:name="_pph62opyxywq" w:id="5"/>
      <w:bookmarkEnd w:id="5"/>
      <w:del w:author="Shahar Band" w:id="0" w:date="2022-11-20T19:18:47Z">
        <w:r w:rsidDel="00000000" w:rsidR="00000000" w:rsidRPr="00000000">
          <w:br w:type="page"/>
        </w:r>
      </w:del>
      <w:r w:rsidDel="00000000" w:rsidR="00000000" w:rsidRPr="00000000">
        <w:rPr>
          <w:rFonts w:ascii="Roboto" w:cs="Roboto" w:eastAsia="Roboto" w:hAnsi="Roboto"/>
          <w:rtl w:val="0"/>
        </w:rPr>
        <w:t xml:space="preserve">Sharing files </w:t>
      </w:r>
      <w:ins w:author="Shahar Band" w:id="2" w:date="2022-11-20T19:19:59Z">
        <w:r w:rsidDel="00000000" w:rsidR="00000000" w:rsidRPr="00000000">
          <w:rPr>
            <w:rFonts w:ascii="Roboto" w:cs="Roboto" w:eastAsia="Roboto" w:hAnsi="Roboto"/>
            <w:rtl w:val="0"/>
          </w:rPr>
          <w:t xml:space="preserve">back </w:t>
        </w:r>
      </w:ins>
      <w:r w:rsidDel="00000000" w:rsidR="00000000" w:rsidRPr="00000000">
        <w:rPr>
          <w:rFonts w:ascii="Roboto" w:cs="Roboto" w:eastAsia="Roboto" w:hAnsi="Roboto"/>
          <w:rtl w:val="0"/>
        </w:rPr>
        <w:t xml:space="preserve">Securely from SpecterX Web Platform</w:t>
      </w:r>
    </w:p>
    <w:p w:rsidR="00000000" w:rsidDel="00000000" w:rsidP="00000000" w:rsidRDefault="00000000" w:rsidRPr="00000000" w14:paraId="00000024">
      <w:pPr>
        <w:pStyle w:val="Heading3"/>
        <w:rPr>
          <w:rFonts w:ascii="Roboto" w:cs="Roboto" w:eastAsia="Roboto" w:hAnsi="Roboto"/>
        </w:rPr>
      </w:pPr>
      <w:bookmarkStart w:colFirst="0" w:colLast="0" w:name="_evpxlgbh71x" w:id="6"/>
      <w:bookmarkEnd w:id="6"/>
      <w:r w:rsidDel="00000000" w:rsidR="00000000" w:rsidRPr="00000000">
        <w:rPr>
          <w:rFonts w:ascii="Roboto" w:cs="Roboto" w:eastAsia="Roboto" w:hAnsi="Roboto"/>
          <w:rtl w:val="0"/>
        </w:rPr>
        <w:t xml:space="preserve">Logging into the SpecterX web platform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Log into your tenant address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https://XXX.specterx.com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Sign in with your preferred authentication method.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 your organization has Microsoft or other identities, </w:t>
      </w:r>
      <w:r w:rsidDel="00000000" w:rsidR="00000000" w:rsidRPr="00000000">
        <w:rPr>
          <w:b w:val="1"/>
          <w:bCs w:val="1"/>
          <w:rtl w:val="0"/>
        </w:rPr>
        <w:t xml:space="preserve">it is recommended</w:t>
      </w:r>
      <w:r w:rsidDel="00000000" w:rsidR="00000000" w:rsidRPr="00000000">
        <w:rPr>
          <w:rtl w:val="0"/>
        </w:rPr>
        <w:t xml:space="preserve"> to login via those services.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94313" cy="2975188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4313" cy="297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>
          <w:rFonts w:ascii="Roboto" w:cs="Roboto" w:eastAsia="Roboto" w:hAnsi="Roboto"/>
        </w:rPr>
      </w:pPr>
      <w:bookmarkStart w:colFirst="0" w:colLast="0" w:name="_ifqk55pdi4zj" w:id="7"/>
      <w:bookmarkEnd w:id="7"/>
      <w:r w:rsidDel="00000000" w:rsidR="00000000" w:rsidRPr="00000000">
        <w:rPr>
          <w:rFonts w:ascii="Roboto" w:cs="Roboto" w:eastAsia="Roboto" w:hAnsi="Roboto"/>
          <w:rtl w:val="0"/>
        </w:rPr>
        <w:t xml:space="preserve">Sharing a file back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Click the ‘Share Files’ button, placed at the left hand side of the screen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Drag your file to the gray box or click on the box and select the files you would like to share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90963" cy="2122343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2122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After choosing the files you would like to share, you’ll see an uploading progress bar. The file is now being uploaded to a secure location. This process will be complete once the progress bar turns green and reaches 100%.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632469" cy="2024063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2469" cy="2024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Choose the recipient email address under the ‘Select a person’ section and click Share to share the file with them.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ageBreakBefore w:val="0"/>
        <w:rPr>
          <w:rFonts w:ascii="Roboto" w:cs="Roboto" w:eastAsia="Roboto" w:hAnsi="Roboto"/>
        </w:rPr>
      </w:pPr>
      <w:bookmarkStart w:colFirst="0" w:colLast="0" w:name="_16h6vsgrncw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ageBreakBefore w:val="0"/>
        <w:rPr>
          <w:rFonts w:ascii="Roboto" w:cs="Roboto" w:eastAsia="Roboto" w:hAnsi="Roboto"/>
        </w:rPr>
      </w:pPr>
      <w:bookmarkStart w:colFirst="0" w:colLast="0" w:name="_fzs1tgrsia5q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pageBreakBefore w:val="0"/>
        <w:rPr>
          <w:rFonts w:ascii="Roboto" w:cs="Roboto" w:eastAsia="Roboto" w:hAnsi="Roboto"/>
        </w:rPr>
      </w:pPr>
      <w:bookmarkStart w:colFirst="0" w:colLast="0" w:name="_gf0miikkly7c" w:id="10"/>
      <w:bookmarkEnd w:id="10"/>
      <w:r w:rsidDel="00000000" w:rsidR="00000000" w:rsidRPr="00000000">
        <w:rPr>
          <w:rFonts w:ascii="Roboto" w:cs="Roboto" w:eastAsia="Roboto" w:hAnsi="Roboto"/>
          <w:rtl w:val="0"/>
        </w:rPr>
        <w:t xml:space="preserve">Sharing a File Securely From the Recipient Page</w:t>
      </w:r>
    </w:p>
    <w:p w:rsidR="00000000" w:rsidDel="00000000" w:rsidP="00000000" w:rsidRDefault="00000000" w:rsidRPr="00000000" w14:paraId="00000039">
      <w:pPr>
        <w:pStyle w:val="Heading3"/>
        <w:rPr>
          <w:rFonts w:ascii="Roboto" w:cs="Roboto" w:eastAsia="Roboto" w:hAnsi="Roboto"/>
        </w:rPr>
      </w:pPr>
      <w:bookmarkStart w:colFirst="0" w:colLast="0" w:name="_pu92942m9spa" w:id="11"/>
      <w:bookmarkEnd w:id="11"/>
      <w:r w:rsidDel="00000000" w:rsidR="00000000" w:rsidRPr="00000000">
        <w:rPr>
          <w:rFonts w:ascii="Roboto" w:cs="Roboto" w:eastAsia="Roboto" w:hAnsi="Roboto"/>
          <w:rtl w:val="0"/>
        </w:rPr>
        <w:t xml:space="preserve">Sharing a file back</w:t>
      </w:r>
    </w:p>
    <w:p w:rsidR="00000000" w:rsidDel="00000000" w:rsidP="00000000" w:rsidRDefault="00000000" w:rsidRPr="00000000" w14:paraId="0000003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In the SpecterX recipient page, click on the ‘Share a file back’ button</w:t>
      </w:r>
    </w:p>
    <w:p w:rsidR="00000000" w:rsidDel="00000000" w:rsidP="00000000" w:rsidRDefault="00000000" w:rsidRPr="00000000" w14:paraId="0000003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Drag your file to the gray box or click on the box and select the files you would like to share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90963" cy="2122343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2122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After choosing the files you would like to share, you’ll see an uploading progress bar. The file is now being uploaded to a secure location. This process will be complete once the progress bar turns green and reaches 100%.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632469" cy="2024063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2469" cy="2024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Choose the recipient email address under the ‘Select a person’ section and Share to share the file with them.</w:t>
      </w:r>
    </w:p>
    <w:p w:rsidR="00000000" w:rsidDel="00000000" w:rsidP="00000000" w:rsidRDefault="00000000" w:rsidRPr="00000000" w14:paraId="0000004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type w:val="continuous"/>
      <w:pgSz w:h="16838" w:w="11906" w:orient="portrait"/>
      <w:pgMar w:bottom="1080" w:top="1080" w:left="1440" w:right="1440" w:header="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hahar Band" w:id="0" w:date="2022-11-20T20:17:08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@gali@specterx.com 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please go through this and approve it before I share it with a customer?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gali@specterx.com_</w:t>
      </w:r>
    </w:p>
  </w:comment>
  <w:comment w:author="Gali Finkelman" w:id="1" w:date="2022-11-21T07:11:54Z"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@shahar@specterx.com 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seems to be a mix-up between 2 features: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The platform's core feature of sharing files between 2 collaborators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 "Share a file back" - our new(ish) feature which enables an external user to share a file back to a collaborator.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 have thought that we want to create a manual for "Share file back" via the recipient page.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_Reassigned to shahar@specterx.com_</w:t>
      </w:r>
    </w:p>
  </w:comment>
  <w:comment w:author="Gali Finkelman" w:id="2" w:date="2022-11-21T07:42:04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Anyway, I added some text to both flows - please review.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6" name="image13.png"/>
          <a:graphic>
            <a:graphicData uri="http://schemas.openxmlformats.org/drawingml/2006/picture">
              <pic:pic>
                <pic:nvPicPr>
                  <pic:cNvPr descr="footer graphic" id="0" name="image13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1" name="image3.png"/>
          <a:graphic>
            <a:graphicData uri="http://schemas.openxmlformats.org/drawingml/2006/picture">
              <pic:pic>
                <pic:nvPicPr>
                  <pic:cNvPr descr="corner graphic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-647699</wp:posOffset>
          </wp:positionH>
          <wp:positionV relativeFrom="paragraph">
            <wp:posOffset>180975</wp:posOffset>
          </wp:positionV>
          <wp:extent cx="4370768" cy="1143000"/>
          <wp:effectExtent b="0" l="0" r="0" t="0"/>
          <wp:wrapSquare wrapText="bothSides" distB="114300" distT="114300" distL="114300" distR="114300"/>
          <wp:docPr id="1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5" name="image6.png"/>
          <a:graphic>
            <a:graphicData uri="http://schemas.openxmlformats.org/drawingml/2006/picture">
              <pic:pic>
                <pic:nvPicPr>
                  <pic:cNvPr descr="geometric_corner.png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5.png"/><Relationship Id="rId10" Type="http://schemas.openxmlformats.org/officeDocument/2006/relationships/footer" Target="footer2.xml"/><Relationship Id="rId21" Type="http://schemas.openxmlformats.org/officeDocument/2006/relationships/footer" Target="footer1.xml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15" Type="http://schemas.openxmlformats.org/officeDocument/2006/relationships/image" Target="media/image10.png"/><Relationship Id="rId14" Type="http://schemas.openxmlformats.org/officeDocument/2006/relationships/hyperlink" Target="https://xxx.specterx.com" TargetMode="External"/><Relationship Id="rId17" Type="http://schemas.openxmlformats.org/officeDocument/2006/relationships/image" Target="media/image12.png"/><Relationship Id="rId16" Type="http://schemas.openxmlformats.org/officeDocument/2006/relationships/image" Target="media/image7.png"/><Relationship Id="rId5" Type="http://schemas.openxmlformats.org/officeDocument/2006/relationships/numbering" Target="numbering.xml"/><Relationship Id="rId19" Type="http://schemas.openxmlformats.org/officeDocument/2006/relationships/image" Target="media/image11.png"/><Relationship Id="rId6" Type="http://schemas.openxmlformats.org/officeDocument/2006/relationships/styles" Target="styles.xml"/><Relationship Id="rId18" Type="http://schemas.openxmlformats.org/officeDocument/2006/relationships/image" Target="media/image9.png"/><Relationship Id="rId7" Type="http://schemas.openxmlformats.org/officeDocument/2006/relationships/image" Target="media/image17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Relationship Id="rId2" Type="http://schemas.openxmlformats.org/officeDocument/2006/relationships/image" Target="media/image1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5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